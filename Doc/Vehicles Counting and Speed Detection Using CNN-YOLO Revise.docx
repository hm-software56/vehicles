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6D7BC4" w14:textId="77777777" w:rsidR="001B344F" w:rsidRDefault="001B344F" w:rsidP="001B344F">
      <w:pPr>
        <w:ind w:left="360" w:hanging="360"/>
        <w:jc w:val="center"/>
        <w:rPr>
          <w:rFonts w:ascii="Phetsarath OT" w:eastAsia="Phetsarath OT" w:hAnsi="Phetsarath OT" w:cs="Phetsarath OT"/>
          <w:b/>
          <w:bCs/>
          <w:sz w:val="28"/>
          <w:szCs w:val="28"/>
        </w:rPr>
      </w:pPr>
      <w:r w:rsidRPr="001B344F">
        <w:rPr>
          <w:rFonts w:ascii="Phetsarath OT" w:eastAsia="Phetsarath OT" w:hAnsi="Phetsarath OT" w:cs="Phetsarath OT"/>
          <w:b/>
          <w:bCs/>
          <w:sz w:val="28"/>
          <w:szCs w:val="28"/>
          <w:cs/>
          <w:lang w:bidi="lo-LA"/>
        </w:rPr>
        <w:t xml:space="preserve">ການກວດຈັບຄວາມໄວລົດ ແລະ ການນັບຈໍານວນລົດ ໂດຍໃຊ້ </w:t>
      </w:r>
      <w:r w:rsidRPr="00E85144">
        <w:rPr>
          <w:rFonts w:ascii="Times New Roman" w:eastAsia="Phetsarath OT" w:hAnsi="Times New Roman" w:cs="Times New Roman"/>
          <w:b/>
          <w:bCs/>
          <w:sz w:val="28"/>
          <w:szCs w:val="28"/>
        </w:rPr>
        <w:t>CNN-YOLO</w:t>
      </w:r>
    </w:p>
    <w:p w14:paraId="4855DA9C" w14:textId="1931C295" w:rsidR="001B344F" w:rsidRPr="00E85144" w:rsidRDefault="001B344F" w:rsidP="001B344F">
      <w:pPr>
        <w:ind w:left="360" w:hanging="360"/>
        <w:jc w:val="center"/>
        <w:rPr>
          <w:rFonts w:ascii="Times New Roman" w:eastAsia="Phetsarath OT" w:hAnsi="Times New Roman" w:cs="Times New Roman"/>
          <w:b/>
          <w:bCs/>
          <w:sz w:val="28"/>
          <w:szCs w:val="28"/>
        </w:rPr>
      </w:pPr>
      <w:r w:rsidRPr="00E85144">
        <w:rPr>
          <w:rFonts w:ascii="Times New Roman" w:eastAsia="Phetsarath OT" w:hAnsi="Times New Roman" w:cs="Times New Roman"/>
          <w:b/>
          <w:bCs/>
          <w:sz w:val="28"/>
          <w:szCs w:val="28"/>
        </w:rPr>
        <w:t>Vehicles Counting and Speed Detection Using CNN-YOLO</w:t>
      </w:r>
    </w:p>
    <w:p w14:paraId="25028055" w14:textId="37220525" w:rsidR="001B344F" w:rsidRDefault="00A944E5" w:rsidP="001B344F">
      <w:pPr>
        <w:ind w:left="360" w:hanging="360"/>
        <w:jc w:val="center"/>
        <w:rPr>
          <w:rFonts w:ascii="Phetsarath OT" w:eastAsia="Phetsarath OT" w:hAnsi="Phetsarath OT" w:cs="Phetsarath OT"/>
          <w:lang w:bidi="lo-LA"/>
        </w:rPr>
      </w:pPr>
      <w:ins w:id="0" w:author="Bounleuth VONGMANY" w:date="2020-10-04T14:49:00Z">
        <w:r>
          <w:rPr>
            <w:rFonts w:ascii="Phetsarath OT" w:eastAsia="Phetsarath OT" w:hAnsi="Phetsarath OT" w:cs="Phetsarath OT" w:hint="cs"/>
            <w:cs/>
            <w:lang w:bidi="lo-LA"/>
          </w:rPr>
          <w:t xml:space="preserve">ລັດສະໝີ ຈິດຕະວົງ, </w:t>
        </w:r>
      </w:ins>
      <w:r w:rsidR="001B344F" w:rsidRPr="001B344F">
        <w:rPr>
          <w:rFonts w:ascii="Phetsarath OT" w:eastAsia="Phetsarath OT" w:hAnsi="Phetsarath OT" w:cs="Phetsarath OT" w:hint="eastAsia"/>
          <w:cs/>
          <w:lang w:bidi="lo-LA"/>
        </w:rPr>
        <w:t>ດາຊົ່ງ</w:t>
      </w:r>
      <w:r w:rsidR="001B344F" w:rsidRPr="001B344F">
        <w:rPr>
          <w:rFonts w:ascii="Phetsarath OT" w:eastAsia="Phetsarath OT" w:hAnsi="Phetsarath OT" w:cs="Phetsarath OT" w:hint="eastAsia"/>
          <w:lang w:val="en-US"/>
        </w:rPr>
        <w:t xml:space="preserve"> </w:t>
      </w:r>
      <w:r w:rsidR="001B344F" w:rsidRPr="001B344F">
        <w:rPr>
          <w:rFonts w:ascii="Phetsarath OT" w:eastAsia="Phetsarath OT" w:hAnsi="Phetsarath OT" w:cs="Phetsarath OT" w:hint="eastAsia"/>
          <w:cs/>
          <w:lang w:bidi="lo-LA"/>
        </w:rPr>
        <w:t>ໂຊ້ງຢັງເຊັ່ງ</w:t>
      </w:r>
      <w:r w:rsidR="001B344F">
        <w:rPr>
          <w:rFonts w:ascii="Phetsarath OT" w:eastAsia="Phetsarath OT" w:hAnsi="Phetsarath OT" w:cs="Phetsarath OT" w:hint="cs"/>
          <w:cs/>
          <w:lang w:val="en-US" w:bidi="lo-LA"/>
        </w:rPr>
        <w:t xml:space="preserve">, </w:t>
      </w:r>
      <w:r w:rsidR="001B344F" w:rsidRPr="001B344F">
        <w:rPr>
          <w:rFonts w:ascii="Phetsarath OT" w:eastAsia="Phetsarath OT" w:hAnsi="Phetsarath OT" w:cs="Phetsarath OT" w:hint="eastAsia"/>
          <w:cs/>
          <w:lang w:bidi="lo-LA"/>
        </w:rPr>
        <w:t>ໄຊຕະພາບ</w:t>
      </w:r>
      <w:r w:rsidR="001B344F" w:rsidRPr="001B344F">
        <w:rPr>
          <w:rFonts w:ascii="Phetsarath OT" w:eastAsia="Phetsarath OT" w:hAnsi="Phetsarath OT" w:cs="Phetsarath OT" w:hint="eastAsia"/>
          <w:lang w:val="en-US"/>
        </w:rPr>
        <w:t xml:space="preserve"> </w:t>
      </w:r>
      <w:r w:rsidR="001B344F" w:rsidRPr="001B344F">
        <w:rPr>
          <w:rFonts w:ascii="Phetsarath OT" w:eastAsia="Phetsarath OT" w:hAnsi="Phetsarath OT" w:cs="Phetsarath OT" w:hint="eastAsia"/>
          <w:cs/>
          <w:lang w:bidi="lo-LA"/>
        </w:rPr>
        <w:t>ຮວງ</w:t>
      </w:r>
      <w:r w:rsidR="001B344F">
        <w:rPr>
          <w:rFonts w:ascii="Phetsarath OT" w:eastAsia="Phetsarath OT" w:hAnsi="Phetsarath OT" w:cs="Phetsarath OT" w:hint="cs"/>
          <w:cs/>
          <w:lang w:bidi="lo-LA"/>
        </w:rPr>
        <w:t xml:space="preserve">, </w:t>
      </w:r>
      <w:r w:rsidR="001B344F" w:rsidRPr="001B344F">
        <w:rPr>
          <w:rFonts w:ascii="Phetsarath OT" w:eastAsia="Phetsarath OT" w:hAnsi="Phetsarath OT" w:cs="Phetsarath OT" w:hint="eastAsia"/>
          <w:cs/>
          <w:lang w:bidi="lo-LA"/>
        </w:rPr>
        <w:t>ຫວື່ເລົ່າ</w:t>
      </w:r>
      <w:r w:rsidR="001B344F" w:rsidRPr="001B344F">
        <w:rPr>
          <w:rFonts w:ascii="Phetsarath OT" w:eastAsia="Phetsarath OT" w:hAnsi="Phetsarath OT" w:cs="Phetsarath OT" w:hint="eastAsia"/>
          <w:lang w:val="en-US"/>
        </w:rPr>
        <w:t xml:space="preserve"> </w:t>
      </w:r>
      <w:r w:rsidR="001B344F" w:rsidRPr="001B344F">
        <w:rPr>
          <w:rFonts w:ascii="Phetsarath OT" w:eastAsia="Phetsarath OT" w:hAnsi="Phetsarath OT" w:cs="Phetsarath OT" w:hint="eastAsia"/>
          <w:cs/>
          <w:lang w:bidi="lo-LA"/>
        </w:rPr>
        <w:t>ທອງພັນ</w:t>
      </w:r>
      <w:r w:rsidR="001B344F">
        <w:rPr>
          <w:rFonts w:ascii="Phetsarath OT" w:eastAsia="Phetsarath OT" w:hAnsi="Phetsarath OT" w:cs="Phetsarath OT" w:hint="cs"/>
          <w:cs/>
          <w:lang w:bidi="lo-LA"/>
        </w:rPr>
        <w:t>,</w:t>
      </w:r>
      <w:r w:rsidR="004D0026">
        <w:rPr>
          <w:rFonts w:ascii="Phetsarath OT" w:eastAsia="Phetsarath OT" w:hAnsi="Phetsarath OT" w:cs="Phetsarath OT" w:hint="cs"/>
          <w:cs/>
          <w:lang w:bidi="lo-LA"/>
        </w:rPr>
        <w:t xml:space="preserve"> </w:t>
      </w:r>
      <w:r w:rsidR="001B344F" w:rsidRPr="001B344F">
        <w:rPr>
          <w:rFonts w:ascii="Phetsarath OT" w:eastAsia="Phetsarath OT" w:hAnsi="Phetsarath OT" w:cs="Phetsarath OT" w:hint="eastAsia"/>
          <w:cs/>
          <w:lang w:bidi="lo-LA"/>
        </w:rPr>
        <w:t>ບຸນເລີດ</w:t>
      </w:r>
      <w:r w:rsidR="000D1A53">
        <w:rPr>
          <w:rFonts w:ascii="Phetsarath OT" w:eastAsia="Phetsarath OT" w:hAnsi="Phetsarath OT" w:cs="Phetsarath OT" w:hint="cs"/>
          <w:cs/>
          <w:lang w:bidi="lo-LA"/>
        </w:rPr>
        <w:t xml:space="preserve"> </w:t>
      </w:r>
      <w:r w:rsidR="001B344F" w:rsidRPr="001B344F">
        <w:rPr>
          <w:rFonts w:ascii="Phetsarath OT" w:eastAsia="Phetsarath OT" w:hAnsi="Phetsarath OT" w:cs="Phetsarath OT" w:hint="eastAsia"/>
          <w:cs/>
          <w:lang w:bidi="lo-LA"/>
        </w:rPr>
        <w:t>ວົງມະນີ</w:t>
      </w:r>
    </w:p>
    <w:p w14:paraId="51E8C95B" w14:textId="76E23E68" w:rsidR="001B344F" w:rsidRPr="001B344F" w:rsidRDefault="001B344F" w:rsidP="001B344F">
      <w:pPr>
        <w:ind w:left="360" w:hanging="360"/>
        <w:jc w:val="center"/>
        <w:rPr>
          <w:rFonts w:ascii="Phetsarath OT" w:eastAsia="Phetsarath OT" w:hAnsi="Phetsarath OT" w:cs="Phetsarath OT"/>
        </w:rPr>
      </w:pPr>
      <w:r w:rsidRPr="001B344F">
        <w:rPr>
          <w:rFonts w:ascii="Phetsarath OT" w:eastAsia="Phetsarath OT" w:hAnsi="Phetsarath OT" w:cs="Phetsarath OT"/>
          <w:cs/>
          <w:lang w:bidi="lo-LA"/>
        </w:rPr>
        <w:t>ພາກວ</w:t>
      </w:r>
      <w:r>
        <w:rPr>
          <w:rFonts w:ascii="Phetsarath OT" w:eastAsia="Phetsarath OT" w:hAnsi="Phetsarath OT" w:cs="Phetsarath OT" w:hint="cs"/>
          <w:cs/>
          <w:lang w:bidi="lo-LA"/>
        </w:rPr>
        <w:t>ິຊາວິທະຍາສາດຄອມພິວເຕີ</w:t>
      </w:r>
      <w:r w:rsidRPr="001B344F">
        <w:rPr>
          <w:rFonts w:ascii="Phetsarath OT" w:eastAsia="Phetsarath OT" w:hAnsi="Phetsarath OT" w:cs="Phetsarath OT"/>
        </w:rPr>
        <w:t xml:space="preserve">, </w:t>
      </w:r>
      <w:r w:rsidRPr="001B344F">
        <w:rPr>
          <w:rFonts w:ascii="Phetsarath OT" w:eastAsia="Phetsarath OT" w:hAnsi="Phetsarath OT" w:cs="Phetsarath OT"/>
          <w:cs/>
          <w:lang w:bidi="lo-LA"/>
        </w:rPr>
        <w:t>ຄະນະວ</w:t>
      </w:r>
      <w:r>
        <w:rPr>
          <w:rFonts w:ascii="Phetsarath OT" w:eastAsia="Phetsarath OT" w:hAnsi="Phetsarath OT" w:cs="Phetsarath OT" w:hint="cs"/>
          <w:cs/>
          <w:lang w:bidi="lo-LA"/>
        </w:rPr>
        <w:t>ິ</w:t>
      </w:r>
      <w:r w:rsidRPr="001B344F">
        <w:rPr>
          <w:rFonts w:ascii="Phetsarath OT" w:eastAsia="Phetsarath OT" w:hAnsi="Phetsarath OT" w:cs="Phetsarath OT"/>
          <w:cs/>
          <w:lang w:bidi="lo-LA"/>
        </w:rPr>
        <w:t>ທະຍາສາດທ</w:t>
      </w:r>
      <w:r>
        <w:rPr>
          <w:rFonts w:ascii="Phetsarath OT" w:eastAsia="Phetsarath OT" w:hAnsi="Phetsarath OT" w:cs="Phetsarath OT" w:hint="cs"/>
          <w:cs/>
          <w:lang w:bidi="lo-LA"/>
        </w:rPr>
        <w:t>ໍາ</w:t>
      </w:r>
      <w:r w:rsidRPr="001B344F">
        <w:rPr>
          <w:rFonts w:ascii="Phetsarath OT" w:eastAsia="Phetsarath OT" w:hAnsi="Phetsarath OT" w:cs="Phetsarath OT"/>
          <w:cs/>
          <w:lang w:bidi="lo-LA"/>
        </w:rPr>
        <w:t>ມະຊາດ</w:t>
      </w:r>
      <w:r w:rsidRPr="001B344F">
        <w:rPr>
          <w:rFonts w:ascii="Phetsarath OT" w:eastAsia="Phetsarath OT" w:hAnsi="Phetsarath OT" w:cs="Phetsarath OT"/>
        </w:rPr>
        <w:t xml:space="preserve">, </w:t>
      </w:r>
      <w:r w:rsidRPr="001B344F">
        <w:rPr>
          <w:rFonts w:ascii="Phetsarath OT" w:eastAsia="Phetsarath OT" w:hAnsi="Phetsarath OT" w:cs="Phetsarath OT"/>
          <w:cs/>
          <w:lang w:bidi="lo-LA"/>
        </w:rPr>
        <w:t>ມະຫາວ</w:t>
      </w:r>
      <w:r>
        <w:rPr>
          <w:rFonts w:ascii="Phetsarath OT" w:eastAsia="Phetsarath OT" w:hAnsi="Phetsarath OT" w:cs="Phetsarath OT" w:hint="cs"/>
          <w:cs/>
          <w:lang w:bidi="lo-LA"/>
        </w:rPr>
        <w:t>ິ</w:t>
      </w:r>
      <w:r w:rsidRPr="001B344F">
        <w:rPr>
          <w:rFonts w:ascii="Phetsarath OT" w:eastAsia="Phetsarath OT" w:hAnsi="Phetsarath OT" w:cs="Phetsarath OT"/>
          <w:cs/>
          <w:lang w:bidi="lo-LA"/>
        </w:rPr>
        <w:t>ທະຍາໄລແຫ</w:t>
      </w:r>
      <w:r>
        <w:rPr>
          <w:rFonts w:ascii="Phetsarath OT" w:eastAsia="Phetsarath OT" w:hAnsi="Phetsarath OT" w:cs="Phetsarath OT" w:hint="cs"/>
          <w:cs/>
          <w:lang w:bidi="lo-LA"/>
        </w:rPr>
        <w:t>່</w:t>
      </w:r>
      <w:r w:rsidRPr="001B344F">
        <w:rPr>
          <w:rFonts w:ascii="Phetsarath OT" w:eastAsia="Phetsarath OT" w:hAnsi="Phetsarath OT" w:cs="Phetsarath OT"/>
          <w:cs/>
          <w:lang w:bidi="lo-LA"/>
        </w:rPr>
        <w:t>ງຊາດ</w:t>
      </w:r>
    </w:p>
    <w:p w14:paraId="1054B357" w14:textId="77777777" w:rsidR="00A90965" w:rsidRDefault="0024170D" w:rsidP="00A90965">
      <w:pPr>
        <w:ind w:left="360" w:hanging="360"/>
        <w:rPr>
          <w:rFonts w:ascii="Phetsarath OT" w:eastAsia="Phetsarath OT" w:hAnsi="Phetsarath OT" w:cs="Phetsarath OT"/>
          <w:b/>
          <w:bCs/>
          <w:sz w:val="28"/>
          <w:szCs w:val="28"/>
        </w:rPr>
      </w:pPr>
      <w:r w:rsidRPr="0024170D">
        <w:rPr>
          <w:rFonts w:ascii="Phetsarath OT" w:eastAsia="Phetsarath OT" w:hAnsi="Phetsarath OT" w:cs="Phetsarath OT" w:hint="cs"/>
          <w:b/>
          <w:bCs/>
          <w:sz w:val="28"/>
          <w:szCs w:val="28"/>
          <w:cs/>
          <w:lang w:bidi="lo-LA"/>
        </w:rPr>
        <w:t>ບົດຄັດຫຍໍ້</w:t>
      </w:r>
    </w:p>
    <w:p w14:paraId="586023F6" w14:textId="2BFABF11" w:rsidR="00575CE1" w:rsidRPr="00093343" w:rsidRDefault="007E05A2" w:rsidP="0055369A">
      <w:pPr>
        <w:ind w:firstLine="567"/>
        <w:jc w:val="thaiDistribute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A9096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ງານວິໄຈນີ້ມີຈຸດປະສົງ</w:t>
      </w:r>
      <w:del w:id="1" w:author="Bounleuth VONGMANY" w:date="2020-10-04T14:50:00Z">
        <w:r w:rsidRPr="00A90965" w:rsidDel="00A944E5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ເພຶ່ອ</w:delText>
        </w:r>
      </w:del>
      <w:ins w:id="2" w:author="Bounleuth VONGMANY" w:date="2020-10-04T14:50:00Z">
        <w:r w:rsidR="00A944E5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ເພື່ອ</w:t>
        </w:r>
      </w:ins>
      <w:del w:id="3" w:author="Bounleuth VONGMANY" w:date="2020-10-04T14:51:00Z">
        <w:r w:rsidRPr="00A90965" w:rsidDel="00A944E5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ສ້າງ</w:delText>
        </w:r>
      </w:del>
      <w:ins w:id="4" w:author="Bounleuth VONGMANY" w:date="2020-10-04T14:51:00Z">
        <w:r w:rsidR="00A944E5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ພັດທະນາ</w:t>
        </w:r>
      </w:ins>
      <w:r w:rsidR="0055369A" w:rsidRPr="00A90965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ແມ່ແບບ</w:t>
      </w:r>
      <w:ins w:id="5" w:author="Bounleuth VONGMANY" w:date="2020-10-04T14:52:00Z">
        <w:r w:rsidR="00A944E5">
          <w:rPr>
            <w:rFonts w:ascii="Phetsarath OT" w:eastAsia="Phetsarath OT" w:hAnsi="Phetsarath OT" w:cs="Phetsarath OT"/>
            <w:sz w:val="24"/>
            <w:szCs w:val="24"/>
            <w:lang w:val="en-US" w:bidi="lo-LA"/>
          </w:rPr>
          <w:t xml:space="preserve"> </w:t>
        </w:r>
      </w:ins>
      <w:r w:rsidR="00A90965"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(</w:t>
      </w:r>
      <w:del w:id="6" w:author="Bounleuth VONGMANY" w:date="2020-10-04T14:52:00Z">
        <w:r w:rsidR="00A90965" w:rsidRPr="00E85144" w:rsidDel="00A944E5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delText>model</w:delText>
        </w:r>
      </w:del>
      <w:ins w:id="7" w:author="Bounleuth VONGMANY" w:date="2020-10-04T14:52:00Z">
        <w:r w:rsidR="00A944E5">
          <w:rPr>
            <w:rFonts w:ascii="Times New Roman" w:eastAsia="Phetsarath OT" w:hAnsi="Times New Roman" w:cs="DokChampa"/>
            <w:sz w:val="24"/>
            <w:szCs w:val="24"/>
            <w:lang w:val="en-US" w:bidi="th-TH"/>
          </w:rPr>
          <w:t>M</w:t>
        </w:r>
        <w:r w:rsidR="00A944E5" w:rsidRPr="00E85144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t>odel</w:t>
        </w:r>
      </w:ins>
      <w:r w:rsidR="00A90965"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)</w:t>
      </w:r>
      <w:r w:rsidR="004A579F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ຂອງປະເພດລົດ ແລະ </w:t>
      </w:r>
      <w:r w:rsidR="00A90965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del w:id="8" w:author="Bounleuth VONGMANY" w:date="2020-10-04T14:51:00Z">
        <w:r w:rsidR="004A579F" w:rsidDel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ສ້າງ</w:delText>
        </w:r>
      </w:del>
      <w:ins w:id="9" w:author="Bounleuth VONGMANY" w:date="2020-10-04T14:51:00Z">
        <w:r w:rsidR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ພັດທະນາ</w:t>
        </w:r>
      </w:ins>
      <w:r w:rsidR="004A579F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ລະບົບການກວດຈັບ</w:t>
      </w:r>
      <w:r w:rsidR="000D1A53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ເພື່ອ</w:t>
      </w:r>
      <w:r w:rsidR="00A90965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ຈະໄປສອນໃຫ້</w:t>
      </w:r>
      <w:r w:rsidR="0053297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ລະບົບ</w:t>
      </w:r>
      <w:r w:rsidR="00A90965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ຮັບຮູ້ການກວດຈັບ</w:t>
      </w:r>
      <w:ins w:id="10" w:author="Bounleuth VONGMANY" w:date="2020-10-04T14:56:00Z">
        <w:r w:rsidR="006F3A6E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ຄວາມໄວ ແລະ ນັບຈໍານວນລົດ</w:t>
        </w:r>
      </w:ins>
      <w:del w:id="11" w:author="Bounleuth VONGMANY" w:date="2020-10-04T14:56:00Z">
        <w:r w:rsidR="00A90965" w:rsidDel="006F3A6E">
          <w:rPr>
            <w:rFonts w:ascii="Phetsarath OT" w:eastAsia="Phetsarath OT" w:hAnsi="Phetsarath OT" w:cs="Phetsarath OT"/>
            <w:sz w:val="24"/>
            <w:szCs w:val="24"/>
            <w:lang w:val="en-US" w:bidi="lo-LA"/>
          </w:rPr>
          <w:delText xml:space="preserve">, </w:delText>
        </w:r>
        <w:r w:rsidR="00A90965" w:rsidDel="006F3A6E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 xml:space="preserve">ນັບຈໍານວນ ແລະ ຄິດໄລ່ຄວາມໄວ </w:delText>
        </w:r>
        <w:r w:rsidR="0053297D" w:rsidDel="006F3A6E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ຂອງ</w:delText>
        </w:r>
        <w:r w:rsidR="00A90965" w:rsidDel="006F3A6E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ລົດ</w:delText>
        </w:r>
      </w:del>
      <w:r w:rsidR="0053297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ຈາກພາບ</w:t>
      </w:r>
      <w:del w:id="12" w:author="Bounleuth VONGMANY" w:date="2020-10-04T14:38:00Z">
        <w:r w:rsidR="0053297D" w:rsidDel="00627E1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ວິດີໂອ</w:delText>
        </w:r>
      </w:del>
      <w:ins w:id="13" w:author="Bounleuth VONGMANY" w:date="2020-10-04T14:53:00Z">
        <w:r w:rsidR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ວິດີໂອ</w:t>
        </w:r>
      </w:ins>
      <w:r w:rsidR="0053297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ຫຼ</w:t>
      </w:r>
      <w:r w:rsidR="000D1A53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ື</w:t>
      </w:r>
      <w:r w:rsidR="0053297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ກ້ອງຖ່າຍພາບ</w:t>
      </w:r>
      <w:del w:id="14" w:author="Bounleuth VONGMANY" w:date="2020-10-04T14:54:00Z">
        <w:r w:rsidR="0053297D" w:rsidDel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ວິດິໂອ</w:delText>
        </w:r>
      </w:del>
      <w:ins w:id="15" w:author="Bounleuth VONGMANY" w:date="2020-10-04T14:54:00Z">
        <w:r w:rsidR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ວິດີໂອ</w:t>
        </w:r>
      </w:ins>
      <w:r w:rsidR="0053297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ຕາມທ້ອງຖະໜົນທີ່ມີກ້ອງ</w:t>
      </w:r>
      <w:r w:rsidR="00093343" w:rsidRPr="00093343">
        <w:rPr>
          <w:rFonts w:ascii="Phetsarath OT" w:eastAsia="Phetsarath OT" w:hAnsi="Phetsarath OT" w:cs="Phetsarath OT" w:hint="cs"/>
          <w:color w:val="0070C0"/>
          <w:sz w:val="24"/>
          <w:szCs w:val="24"/>
          <w:cs/>
          <w:lang w:val="en-US" w:bidi="lo-LA"/>
        </w:rPr>
        <w:t>ວົງຈອນປິດ</w:t>
      </w:r>
      <w:del w:id="16" w:author="Da xiong" w:date="2020-10-04T11:36:00Z">
        <w:r w:rsidR="00A90965" w:rsidDel="00A9096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ຂອງລົດ</w:delText>
        </w:r>
      </w:del>
      <w:r w:rsidR="0053297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, ໂດຍມີເປົ້າໝາຍ</w:t>
      </w:r>
      <w:r w:rsidR="000D1A53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ເພື່ອ</w:t>
      </w:r>
      <w:r w:rsidR="0053297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ຊ່ວຍການກວດຈັບ</w:t>
      </w:r>
      <w:ins w:id="17" w:author="Bounleuth VONGMANY" w:date="2020-10-04T14:55:00Z">
        <w:r w:rsidR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ຄວາມໄວ</w:t>
        </w:r>
      </w:ins>
      <w:ins w:id="18" w:author="Bounleuth VONGMANY" w:date="2020-10-04T14:57:00Z">
        <w:r w:rsidR="006F3A6E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 xml:space="preserve"> </w:t>
        </w:r>
      </w:ins>
      <w:del w:id="19" w:author="Bounleuth VONGMANY" w:date="2020-10-04T14:55:00Z">
        <w:r w:rsidR="0053297D" w:rsidDel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 xml:space="preserve">, ນັບຈໍານວນ </w:delText>
        </w:r>
      </w:del>
      <w:r w:rsidR="0053297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ແລະ </w:t>
      </w:r>
      <w:ins w:id="20" w:author="Bounleuth VONGMANY" w:date="2020-10-04T14:55:00Z">
        <w:r w:rsidR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ນັບຈໍານວນ</w:t>
        </w:r>
        <w:r w:rsidR="006F3A6E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ລົດ</w:t>
        </w:r>
      </w:ins>
      <w:del w:id="21" w:author="Bounleuth VONGMANY" w:date="2020-10-04T14:55:00Z">
        <w:r w:rsidR="0053297D" w:rsidDel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ຈັບ</w:delText>
        </w:r>
      </w:del>
      <w:ins w:id="22" w:author="Bounleuth VONGMANY" w:date="2020-10-04T14:55:00Z">
        <w:r w:rsidR="00A944E5" w:rsidDel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 xml:space="preserve"> </w:t>
        </w:r>
      </w:ins>
      <w:del w:id="23" w:author="Bounleuth VONGMANY" w:date="2020-10-04T14:55:00Z">
        <w:r w:rsidR="0053297D" w:rsidDel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ຄວາມໄວ</w:delText>
        </w:r>
      </w:del>
      <w:r w:rsidR="0053297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ຕາມແຕ່ລະສະຖານທີ່ທີ</w:t>
      </w:r>
      <w:r w:rsidR="000D1A53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່</w:t>
      </w:r>
      <w:r w:rsidR="0053297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ມີກ້ອງຕິດ</w:t>
      </w:r>
      <w:r w:rsidR="006E33A7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ຕັ້ງ</w:t>
      </w:r>
      <w:r w:rsidR="0055369A" w:rsidRPr="005854E6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ຢູ່</w:t>
      </w:r>
      <w:r w:rsidR="004A579F" w:rsidRPr="005854E6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.</w:t>
      </w:r>
      <w:r w:rsidR="00093343" w:rsidRPr="005854E6">
        <w:rPr>
          <w:rFonts w:ascii="Phetsarath OT" w:eastAsia="Phetsarath OT" w:hAnsi="Phetsarath OT" w:cs="Phetsarath OT" w:hint="cs"/>
          <w:color w:val="0070C0"/>
          <w:sz w:val="24"/>
          <w:szCs w:val="24"/>
          <w:cs/>
          <w:lang w:val="en-US" w:bidi="lo-LA"/>
        </w:rPr>
        <w:t xml:space="preserve"> ການ</w:t>
      </w:r>
      <w:del w:id="24" w:author="Bounleuth VONGMANY" w:date="2020-10-04T14:51:00Z">
        <w:r w:rsidR="00093343" w:rsidRPr="005854E6" w:rsidDel="00A944E5">
          <w:rPr>
            <w:rFonts w:ascii="Phetsarath OT" w:eastAsia="Phetsarath OT" w:hAnsi="Phetsarath OT" w:cs="Phetsarath OT" w:hint="cs"/>
            <w:color w:val="0070C0"/>
            <w:sz w:val="24"/>
            <w:szCs w:val="24"/>
            <w:cs/>
            <w:lang w:val="en-US" w:bidi="lo-LA"/>
          </w:rPr>
          <w:delText>ສ້າງ</w:delText>
        </w:r>
      </w:del>
      <w:ins w:id="25" w:author="Bounleuth VONGMANY" w:date="2020-10-04T14:51:00Z">
        <w:r w:rsidR="00093343" w:rsidRPr="005854E6">
          <w:rPr>
            <w:rFonts w:ascii="Phetsarath OT" w:eastAsia="Phetsarath OT" w:hAnsi="Phetsarath OT" w:cs="Phetsarath OT" w:hint="cs"/>
            <w:color w:val="0070C0"/>
            <w:sz w:val="24"/>
            <w:szCs w:val="24"/>
            <w:cs/>
            <w:lang w:val="en-US" w:bidi="lo-LA"/>
          </w:rPr>
          <w:t>ພັດທະນາ</w:t>
        </w:r>
      </w:ins>
      <w:r w:rsidR="00093343" w:rsidRPr="005854E6">
        <w:rPr>
          <w:rFonts w:ascii="Phetsarath OT" w:eastAsia="Phetsarath OT" w:hAnsi="Phetsarath OT" w:cs="Phetsarath OT" w:hint="cs"/>
          <w:color w:val="0070C0"/>
          <w:sz w:val="24"/>
          <w:szCs w:val="24"/>
          <w:cs/>
          <w:lang w:val="en-US" w:bidi="lo-LA"/>
        </w:rPr>
        <w:t>ແມ່ແບບ</w:t>
      </w:r>
      <w:ins w:id="26" w:author="Bounleuth VONGMANY" w:date="2020-10-04T14:52:00Z">
        <w:r w:rsidR="00093343" w:rsidRPr="005854E6">
          <w:rPr>
            <w:rFonts w:ascii="Phetsarath OT" w:eastAsia="Phetsarath OT" w:hAnsi="Phetsarath OT" w:cs="Phetsarath OT"/>
            <w:color w:val="0070C0"/>
            <w:sz w:val="24"/>
            <w:szCs w:val="24"/>
            <w:lang w:val="en-US" w:bidi="lo-LA"/>
          </w:rPr>
          <w:t xml:space="preserve"> </w:t>
        </w:r>
      </w:ins>
      <w:r w:rsidR="00093343" w:rsidRPr="005854E6">
        <w:rPr>
          <w:rFonts w:ascii="Times New Roman" w:eastAsia="Phetsarath OT" w:hAnsi="Times New Roman" w:cs="Times New Roman"/>
          <w:color w:val="0070C0"/>
          <w:sz w:val="24"/>
          <w:szCs w:val="24"/>
          <w:lang w:val="en-US" w:bidi="lo-LA"/>
        </w:rPr>
        <w:t>(</w:t>
      </w:r>
      <w:del w:id="27" w:author="Bounleuth VONGMANY" w:date="2020-10-04T14:58:00Z">
        <w:r w:rsidR="00093343" w:rsidRPr="005854E6" w:rsidDel="006F3A6E">
          <w:rPr>
            <w:rFonts w:ascii="Times New Roman" w:eastAsia="Phetsarath OT" w:hAnsi="Times New Roman" w:cs="Times New Roman"/>
            <w:color w:val="0070C0"/>
            <w:sz w:val="24"/>
            <w:szCs w:val="24"/>
            <w:lang w:val="en-US" w:bidi="lo-LA"/>
          </w:rPr>
          <w:delText>model</w:delText>
        </w:r>
      </w:del>
      <w:ins w:id="28" w:author="Bounleuth VONGMANY" w:date="2020-10-04T14:58:00Z">
        <w:r w:rsidR="00093343" w:rsidRPr="005854E6">
          <w:rPr>
            <w:rFonts w:ascii="Times New Roman" w:eastAsia="Phetsarath OT" w:hAnsi="Times New Roman" w:cs="DokChampa"/>
            <w:color w:val="0070C0"/>
            <w:sz w:val="24"/>
            <w:szCs w:val="24"/>
            <w:lang w:val="en-US" w:bidi="th-TH"/>
          </w:rPr>
          <w:t>M</w:t>
        </w:r>
        <w:r w:rsidR="00093343" w:rsidRPr="005854E6">
          <w:rPr>
            <w:rFonts w:ascii="Times New Roman" w:eastAsia="Phetsarath OT" w:hAnsi="Times New Roman" w:cs="Times New Roman"/>
            <w:color w:val="0070C0"/>
            <w:sz w:val="24"/>
            <w:szCs w:val="24"/>
            <w:lang w:val="en-US" w:bidi="lo-LA"/>
          </w:rPr>
          <w:t>odel</w:t>
        </w:r>
      </w:ins>
      <w:r w:rsidR="00093343" w:rsidRPr="005854E6">
        <w:rPr>
          <w:rFonts w:ascii="Times New Roman" w:eastAsia="Phetsarath OT" w:hAnsi="Times New Roman" w:cs="Times New Roman"/>
          <w:color w:val="0070C0"/>
          <w:sz w:val="24"/>
          <w:szCs w:val="24"/>
          <w:lang w:val="en-US" w:bidi="lo-LA"/>
        </w:rPr>
        <w:t>)</w:t>
      </w:r>
      <w:r w:rsidR="00093343" w:rsidRPr="005854E6">
        <w:rPr>
          <w:rFonts w:ascii="Phetsarath OT" w:eastAsia="Phetsarath OT" w:hAnsi="Phetsarath OT" w:cs="Phetsarath OT"/>
          <w:color w:val="0070C0"/>
          <w:sz w:val="24"/>
          <w:szCs w:val="24"/>
          <w:lang w:val="en-US" w:bidi="lo-LA"/>
        </w:rPr>
        <w:t xml:space="preserve"> </w:t>
      </w:r>
      <w:r w:rsidR="00093343" w:rsidRPr="005854E6">
        <w:rPr>
          <w:rFonts w:ascii="Phetsarath OT" w:eastAsia="Phetsarath OT" w:hAnsi="Phetsarath OT" w:cs="Phetsarath OT" w:hint="cs"/>
          <w:color w:val="0070C0"/>
          <w:sz w:val="24"/>
          <w:szCs w:val="24"/>
          <w:cs/>
          <w:lang w:val="en-US" w:bidi="lo-LA"/>
        </w:rPr>
        <w:t xml:space="preserve">ແລະ </w:t>
      </w:r>
      <w:del w:id="29" w:author="Bounleuth VONGMANY" w:date="2020-10-04T14:51:00Z">
        <w:r w:rsidR="00093343" w:rsidRPr="005854E6" w:rsidDel="00A944E5">
          <w:rPr>
            <w:rFonts w:ascii="Phetsarath OT" w:eastAsia="Phetsarath OT" w:hAnsi="Phetsarath OT" w:cs="Phetsarath OT" w:hint="cs"/>
            <w:color w:val="0070C0"/>
            <w:sz w:val="24"/>
            <w:szCs w:val="24"/>
            <w:cs/>
            <w:lang w:val="en-US" w:bidi="lo-LA"/>
          </w:rPr>
          <w:delText>ສ້າງ</w:delText>
        </w:r>
      </w:del>
      <w:ins w:id="30" w:author="Bounleuth VONGMANY" w:date="2020-10-04T14:51:00Z">
        <w:r w:rsidR="00093343" w:rsidRPr="005854E6">
          <w:rPr>
            <w:rFonts w:ascii="Phetsarath OT" w:eastAsia="Phetsarath OT" w:hAnsi="Phetsarath OT" w:cs="Phetsarath OT" w:hint="cs"/>
            <w:color w:val="0070C0"/>
            <w:sz w:val="24"/>
            <w:szCs w:val="24"/>
            <w:cs/>
            <w:lang w:val="en-US" w:bidi="lo-LA"/>
          </w:rPr>
          <w:t>ພັດທະນາ</w:t>
        </w:r>
      </w:ins>
      <w:r w:rsidR="00093343" w:rsidRPr="005854E6">
        <w:rPr>
          <w:rFonts w:ascii="Phetsarath OT" w:eastAsia="Phetsarath OT" w:hAnsi="Phetsarath OT" w:cs="Phetsarath OT" w:hint="cs"/>
          <w:color w:val="0070C0"/>
          <w:sz w:val="24"/>
          <w:szCs w:val="24"/>
          <w:cs/>
          <w:lang w:val="en-US" w:bidi="lo-LA"/>
        </w:rPr>
        <w:t xml:space="preserve">ລະບົບການກວດຈັບແມ່ນນໍາໃຊ້ເຕັກນິກຫຼັກການຂອງ </w:t>
      </w:r>
      <w:r w:rsidR="00093343" w:rsidRPr="005854E6">
        <w:rPr>
          <w:rFonts w:ascii="Times New Roman" w:eastAsia="Phetsarath OT" w:hAnsi="Times New Roman" w:cs="Times New Roman"/>
          <w:color w:val="0070C0"/>
          <w:sz w:val="24"/>
          <w:szCs w:val="24"/>
          <w:lang w:val="en-US" w:bidi="lo-LA"/>
        </w:rPr>
        <w:t>CNN – YOLO</w:t>
      </w:r>
      <w:r w:rsidR="00093343" w:rsidRPr="005854E6">
        <w:rPr>
          <w:rFonts w:ascii="Phetsarath OT" w:eastAsia="Phetsarath OT" w:hAnsi="Phetsarath OT" w:cs="Phetsarath OT"/>
          <w:color w:val="0070C0"/>
          <w:sz w:val="24"/>
          <w:szCs w:val="24"/>
          <w:lang w:val="en-US" w:bidi="lo-LA"/>
        </w:rPr>
        <w:t xml:space="preserve"> </w:t>
      </w:r>
      <w:r w:rsidR="00093343" w:rsidRPr="005854E6">
        <w:rPr>
          <w:rFonts w:ascii="Times New Roman" w:eastAsia="Phetsarath OT" w:hAnsi="Times New Roman" w:cs="Times New Roman"/>
          <w:color w:val="0070C0"/>
          <w:sz w:val="24"/>
          <w:szCs w:val="24"/>
          <w:lang w:val="en-US" w:bidi="lo-LA"/>
        </w:rPr>
        <w:t>Algorithms</w:t>
      </w:r>
      <w:r w:rsidR="00093343" w:rsidRPr="005854E6">
        <w:rPr>
          <w:rFonts w:ascii="Phetsarath OT" w:eastAsia="Phetsarath OT" w:hAnsi="Phetsarath OT" w:cs="Phetsarath OT" w:hint="cs"/>
          <w:color w:val="0070C0"/>
          <w:sz w:val="24"/>
          <w:szCs w:val="24"/>
          <w:cs/>
          <w:lang w:val="en-US" w:bidi="lo-LA"/>
        </w:rPr>
        <w:t xml:space="preserve">, ເຊິ່ງເປັນ </w:t>
      </w:r>
      <w:r w:rsidR="00093343" w:rsidRPr="005854E6">
        <w:rPr>
          <w:rFonts w:ascii="Times New Roman" w:eastAsia="Phetsarath OT" w:hAnsi="Times New Roman" w:cs="Times New Roman"/>
          <w:color w:val="0070C0"/>
          <w:sz w:val="24"/>
          <w:szCs w:val="24"/>
          <w:lang w:val="en-US" w:bidi="lo-LA"/>
        </w:rPr>
        <w:t>Algorithms</w:t>
      </w:r>
      <w:r w:rsidR="00093343" w:rsidRPr="005854E6">
        <w:rPr>
          <w:rFonts w:ascii="Phetsarath OT" w:eastAsia="Phetsarath OT" w:hAnsi="Phetsarath OT" w:cs="Phetsarath OT" w:hint="cs"/>
          <w:color w:val="0070C0"/>
          <w:sz w:val="24"/>
          <w:szCs w:val="24"/>
          <w:cs/>
          <w:lang w:val="en-US" w:bidi="lo-LA"/>
        </w:rPr>
        <w:t xml:space="preserve"> ທີ່ນຳໃຊ້ຫຼາຍໃນ </w:t>
      </w:r>
      <w:r w:rsidR="00093343" w:rsidRPr="005854E6">
        <w:rPr>
          <w:rFonts w:ascii="Times New Roman" w:eastAsia="Phetsarath OT" w:hAnsi="Times New Roman" w:cs="Times New Roman"/>
          <w:color w:val="0070C0"/>
          <w:sz w:val="24"/>
          <w:szCs w:val="24"/>
          <w:lang w:val="en-US" w:bidi="lo-LA"/>
        </w:rPr>
        <w:t>Deep learning</w:t>
      </w:r>
      <w:r w:rsidR="00532FA4" w:rsidRPr="005854E6">
        <w:rPr>
          <w:rFonts w:ascii="Times New Roman" w:eastAsia="Phetsarath OT" w:hAnsi="Times New Roman" w:cs="Phetsarath OT" w:hint="cs"/>
          <w:color w:val="0070C0"/>
          <w:sz w:val="24"/>
          <w:szCs w:val="24"/>
          <w:cs/>
          <w:lang w:val="en-US" w:bidi="lo-LA"/>
        </w:rPr>
        <w:t xml:space="preserve"> </w:t>
      </w:r>
      <w:r w:rsidR="00532FA4" w:rsidRPr="005854E6">
        <w:rPr>
          <w:rFonts w:ascii="Phetsarath OT" w:eastAsia="Phetsarath OT" w:hAnsi="Phetsarath OT" w:cs="Phetsarath OT" w:hint="cs"/>
          <w:color w:val="0070C0"/>
          <w:sz w:val="24"/>
          <w:szCs w:val="24"/>
          <w:cs/>
          <w:lang w:val="en-US" w:bidi="lo-LA"/>
        </w:rPr>
        <w:t>ທີ່ອອກແບບມາສະເພາະເລ</w:t>
      </w:r>
      <w:ins w:id="31" w:author="Bounleuth VONGMANY" w:date="2020-10-04T15:01:00Z">
        <w:r w:rsidR="00532FA4" w:rsidRPr="005854E6">
          <w:rPr>
            <w:rFonts w:ascii="Phetsarath OT" w:eastAsia="Phetsarath OT" w:hAnsi="Phetsarath OT" w:cs="Phetsarath OT" w:hint="cs"/>
            <w:color w:val="0070C0"/>
            <w:sz w:val="24"/>
            <w:szCs w:val="24"/>
            <w:cs/>
            <w:lang w:val="en-US" w:bidi="lo-LA"/>
          </w:rPr>
          <w:t>ື່</w:t>
        </w:r>
      </w:ins>
      <w:del w:id="32" w:author="Bounleuth VONGMANY" w:date="2020-10-04T15:00:00Z">
        <w:r w:rsidR="00532FA4" w:rsidRPr="005854E6" w:rsidDel="006F3A6E">
          <w:rPr>
            <w:rFonts w:ascii="Phetsarath OT" w:eastAsia="Phetsarath OT" w:hAnsi="Phetsarath OT" w:cs="Phetsarath OT" w:hint="cs"/>
            <w:color w:val="0070C0"/>
            <w:sz w:val="24"/>
            <w:szCs w:val="24"/>
            <w:cs/>
            <w:lang w:val="en-US" w:bidi="lo-LA"/>
          </w:rPr>
          <w:delText>ຶ່</w:delText>
        </w:r>
      </w:del>
      <w:r w:rsidR="00532FA4" w:rsidRPr="005854E6">
        <w:rPr>
          <w:rFonts w:ascii="Phetsarath OT" w:eastAsia="Phetsarath OT" w:hAnsi="Phetsarath OT" w:cs="Phetsarath OT" w:hint="cs"/>
          <w:color w:val="0070C0"/>
          <w:sz w:val="24"/>
          <w:szCs w:val="24"/>
          <w:cs/>
          <w:lang w:val="en-US" w:bidi="lo-LA"/>
        </w:rPr>
        <w:t>ອງການຄໍານວນຫາຄຸນ</w:t>
      </w:r>
      <w:ins w:id="33" w:author="Bounleuth VONGMANY" w:date="2020-10-04T15:01:00Z">
        <w:r w:rsidR="00532FA4" w:rsidRPr="005854E6">
          <w:rPr>
            <w:rFonts w:ascii="Phetsarath OT" w:eastAsia="Phetsarath OT" w:hAnsi="Phetsarath OT" w:cs="Phetsarath OT" w:hint="cs"/>
            <w:color w:val="0070C0"/>
            <w:sz w:val="24"/>
            <w:szCs w:val="24"/>
            <w:cs/>
            <w:lang w:val="en-US" w:bidi="lo-LA"/>
          </w:rPr>
          <w:t>ລັ</w:t>
        </w:r>
      </w:ins>
      <w:del w:id="34" w:author="Bounleuth VONGMANY" w:date="2020-10-04T15:01:00Z">
        <w:r w:rsidR="00532FA4" w:rsidRPr="005854E6" w:rsidDel="006F3A6E">
          <w:rPr>
            <w:rFonts w:ascii="Phetsarath OT" w:eastAsia="Phetsarath OT" w:hAnsi="Phetsarath OT" w:cs="Phetsarath OT" w:hint="cs"/>
            <w:color w:val="0070C0"/>
            <w:sz w:val="24"/>
            <w:szCs w:val="24"/>
            <w:cs/>
            <w:lang w:val="en-US" w:bidi="lo-LA"/>
          </w:rPr>
          <w:delText>ຫຼັ</w:delText>
        </w:r>
      </w:del>
      <w:r w:rsidR="00532FA4" w:rsidRPr="005854E6">
        <w:rPr>
          <w:rFonts w:ascii="Phetsarath OT" w:eastAsia="Phetsarath OT" w:hAnsi="Phetsarath OT" w:cs="Phetsarath OT" w:hint="cs"/>
          <w:color w:val="0070C0"/>
          <w:sz w:val="24"/>
          <w:szCs w:val="24"/>
          <w:cs/>
          <w:lang w:val="en-US" w:bidi="lo-LA"/>
        </w:rPr>
        <w:t>ກສະນະຂອງຮູບພາບ.</w:t>
      </w:r>
      <w:r w:rsidR="00093343">
        <w:rPr>
          <w:rFonts w:ascii="Times New Roman" w:eastAsia="Phetsarath OT" w:hAnsi="Times New Roman" w:cs="Phetsarath OT" w:hint="cs"/>
          <w:sz w:val="24"/>
          <w:szCs w:val="24"/>
          <w:cs/>
          <w:lang w:val="en-US" w:bidi="lo-LA"/>
        </w:rPr>
        <w:t xml:space="preserve">  </w:t>
      </w:r>
    </w:p>
    <w:p w14:paraId="78B62EE8" w14:textId="4089D474" w:rsidR="0024170D" w:rsidRDefault="00545CED" w:rsidP="0055369A">
      <w:pPr>
        <w:ind w:firstLine="567"/>
        <w:jc w:val="thaiDistribute"/>
        <w:rPr>
          <w:rFonts w:ascii="Phetsarath OT" w:eastAsia="Phetsarath OT" w:hAnsi="Phetsarath OT" w:cs="Phetsarath OT"/>
          <w:color w:val="FF0000"/>
          <w:sz w:val="24"/>
          <w:szCs w:val="24"/>
          <w:lang w:val="en-US" w:bidi="lo-LA"/>
        </w:rPr>
      </w:pPr>
      <w:del w:id="35" w:author="Bounleuth VONGMANY" w:date="2020-10-04T14:57:00Z">
        <w:r w:rsidRPr="00A90965" w:rsidDel="006F3A6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ງານວິໄຈ</w:delText>
        </w:r>
      </w:del>
      <w:r w:rsidR="00532FA4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ຜ່ານ</w:t>
      </w:r>
      <w:r w:rsidR="000F5BE0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ການ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ພັດທະນາ ແລະ </w:t>
      </w:r>
      <w:r w:rsidR="000F5BE0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ທົດລອງລະບົບເຫັນວ່າ</w:t>
      </w:r>
      <w:r w:rsidR="0096409C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ມີ</w:t>
      </w:r>
      <w:ins w:id="36" w:author="Bounleuth VONGMANY" w:date="2020-10-04T15:02:00Z">
        <w:r w:rsidR="006F3A6E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ຄວາມຖືກຕ້ອງ</w:t>
        </w:r>
      </w:ins>
      <w:ins w:id="37" w:author="Bounleuth VONGMANY" w:date="2020-10-04T15:03:00Z">
        <w:r w:rsidR="006F3A6E" w:rsidDel="006F3A6E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 xml:space="preserve"> </w:t>
        </w:r>
      </w:ins>
      <w:del w:id="38" w:author="Bounleuth VONGMANY" w:date="2020-10-04T15:03:00Z">
        <w:r w:rsidR="0096409C" w:rsidDel="006F3A6E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ການກວດຈັບໄດ້</w:delText>
        </w:r>
        <w:r w:rsidR="004C49B9" w:rsidDel="006F3A6E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ຖືກຕ້ອງ</w:delText>
        </w:r>
      </w:del>
      <w:r w:rsidR="0096409C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ໂດຍສະເລ່ຍ</w:t>
      </w:r>
      <w:ins w:id="39" w:author="Bounleuth VONGMANY" w:date="2020-10-04T15:03:00Z">
        <w:r w:rsidR="006F3A6E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ປະມານ</w:t>
        </w:r>
      </w:ins>
      <w:r w:rsidR="0096409C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</w:t>
      </w:r>
      <w:r w:rsidR="0096409C" w:rsidRPr="004C49B9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90%</w:t>
      </w:r>
      <w:r w:rsidR="0096409C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ຕາມ</w:t>
      </w:r>
      <w:r w:rsidR="0096409C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ແຕ່ລະ</w:t>
      </w:r>
      <w:r w:rsidR="0096409C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del w:id="40" w:author="Bounleuth VONGMANY" w:date="2020-10-04T15:04:00Z">
        <w:r w:rsidR="0096409C" w:rsidRPr="005854E6" w:rsidDel="00163C1C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delText>frame</w:delText>
        </w:r>
      </w:del>
      <w:ins w:id="41" w:author="Bounleuth VONGMANY" w:date="2020-10-04T15:04:00Z">
        <w:r w:rsidR="00163C1C" w:rsidRPr="005854E6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t>Frame</w:t>
        </w:r>
      </w:ins>
      <w:r w:rsidR="0096409C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del w:id="42" w:author="Bounleuth VONGMANY" w:date="2020-10-04T14:53:00Z">
        <w:r w:rsidR="0096409C" w:rsidDel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ວ</w:delText>
        </w:r>
        <w:r w:rsidR="004C49B9" w:rsidDel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ີ</w:delText>
        </w:r>
        <w:r w:rsidR="0096409C" w:rsidDel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ດີໂອ</w:delText>
        </w:r>
      </w:del>
      <w:ins w:id="43" w:author="Bounleuth VONGMANY" w:date="2020-10-04T14:53:00Z">
        <w:r w:rsidR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ວິດີໂອ</w:t>
        </w:r>
      </w:ins>
      <w:r w:rsidR="0096409C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ທີ</w:t>
      </w:r>
      <w:r w:rsidR="004C49B9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່</w:t>
      </w:r>
      <w:r w:rsidR="0096409C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ສົ່ງເຂົ້າຜ່ານລະບົບກວດຈັບ</w:t>
      </w:r>
      <w:r w:rsidR="009F192F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.</w:t>
      </w:r>
      <w:r w:rsidR="005854E6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</w:t>
      </w:r>
      <w:r w:rsidR="005854E6" w:rsidRPr="005854E6">
        <w:rPr>
          <w:rFonts w:ascii="Times New Roman" w:eastAsia="Phetsarath OT" w:hAnsi="Times New Roman" w:cs="Times New Roman"/>
          <w:color w:val="FF0000"/>
          <w:sz w:val="24"/>
          <w:szCs w:val="24"/>
          <w:lang w:val="en-US" w:bidi="lo-LA"/>
        </w:rPr>
        <w:t>Dataset</w:t>
      </w:r>
      <w:r w:rsidR="005854E6" w:rsidRPr="005854E6">
        <w:rPr>
          <w:rFonts w:ascii="Phetsarath OT" w:eastAsia="Phetsarath OT" w:hAnsi="Phetsarath OT" w:cs="Phetsarath OT"/>
          <w:color w:val="FF0000"/>
          <w:sz w:val="24"/>
          <w:szCs w:val="24"/>
          <w:lang w:val="en-US" w:bidi="lo-LA"/>
        </w:rPr>
        <w:t xml:space="preserve"> </w:t>
      </w:r>
      <w:r w:rsidR="005854E6" w:rsidRPr="005854E6">
        <w:rPr>
          <w:rFonts w:ascii="Phetsarath OT" w:eastAsia="Phetsarath OT" w:hAnsi="Phetsarath OT" w:cs="Phetsarath OT" w:hint="cs"/>
          <w:color w:val="FF0000"/>
          <w:sz w:val="24"/>
          <w:szCs w:val="24"/>
          <w:cs/>
          <w:lang w:val="en-US" w:bidi="lo-LA"/>
        </w:rPr>
        <w:t xml:space="preserve">ທີ່ໃຊ້ໃນການສ້າງ ແລະ ທົດສອບ </w:t>
      </w:r>
      <w:r w:rsidR="005854E6" w:rsidRPr="005854E6">
        <w:rPr>
          <w:rFonts w:ascii="Times New Roman" w:eastAsia="Phetsarath OT" w:hAnsi="Times New Roman" w:cs="Times New Roman"/>
          <w:color w:val="FF0000"/>
          <w:sz w:val="24"/>
          <w:szCs w:val="24"/>
          <w:lang w:val="en-US" w:bidi="lo-LA"/>
        </w:rPr>
        <w:t>Model</w:t>
      </w:r>
      <w:r w:rsidR="005854E6" w:rsidRPr="005854E6">
        <w:rPr>
          <w:rFonts w:ascii="Times New Roman" w:eastAsia="Phetsarath OT" w:hAnsi="Times New Roman" w:cs="Times New Roman"/>
          <w:color w:val="FF0000"/>
          <w:sz w:val="24"/>
          <w:szCs w:val="24"/>
          <w:cs/>
          <w:lang w:val="en-US" w:bidi="lo-LA"/>
        </w:rPr>
        <w:t>?</w:t>
      </w:r>
      <w:r w:rsidR="005854E6" w:rsidRPr="005854E6">
        <w:rPr>
          <w:rFonts w:ascii="Phetsarath OT" w:eastAsia="Phetsarath OT" w:hAnsi="Phetsarath OT" w:cs="Phetsarath OT" w:hint="cs"/>
          <w:color w:val="FF0000"/>
          <w:sz w:val="24"/>
          <w:szCs w:val="24"/>
          <w:cs/>
          <w:lang w:val="en-US" w:bidi="lo-LA"/>
        </w:rPr>
        <w:t xml:space="preserve"> </w:t>
      </w:r>
      <w:r w:rsidR="005854E6">
        <w:rPr>
          <w:rFonts w:ascii="Phetsarath OT" w:eastAsia="Phetsarath OT" w:hAnsi="Phetsarath OT" w:cs="Phetsarath OT" w:hint="cs"/>
          <w:color w:val="FF0000"/>
          <w:sz w:val="24"/>
          <w:szCs w:val="24"/>
          <w:cs/>
          <w:lang w:val="en-US" w:bidi="lo-LA"/>
        </w:rPr>
        <w:t xml:space="preserve">ຈຳນວນຂໍ້ມູນ? </w:t>
      </w:r>
      <w:r w:rsidR="005854E6" w:rsidRPr="005854E6">
        <w:rPr>
          <w:rFonts w:ascii="Phetsarath OT" w:eastAsia="Phetsarath OT" w:hAnsi="Phetsarath OT" w:cs="Phetsarath OT" w:hint="cs"/>
          <w:color w:val="FF0000"/>
          <w:sz w:val="24"/>
          <w:szCs w:val="24"/>
          <w:cs/>
          <w:lang w:val="en-US" w:bidi="lo-LA"/>
        </w:rPr>
        <w:t>(ອາດຈະອະທິບາຍຜົນຕື່ມຕາມຕົວຈິງທີ່ໄດ້ຈາກລະບົບ)</w:t>
      </w:r>
    </w:p>
    <w:p w14:paraId="02A84C46" w14:textId="701A3E4E" w:rsidR="00BE5153" w:rsidRPr="00BE5153" w:rsidRDefault="00BE5153" w:rsidP="00BE5153">
      <w:pPr>
        <w:jc w:val="thaiDistribute"/>
        <w:rPr>
          <w:rFonts w:ascii="Times New Roman" w:eastAsia="Phetsarath OT" w:hAnsi="Times New Roman" w:cs="Times New Roman"/>
          <w:sz w:val="24"/>
          <w:szCs w:val="24"/>
          <w:lang w:val="en-US" w:bidi="lo-LA"/>
        </w:rPr>
      </w:pPr>
      <w:r w:rsidRPr="00BE5153">
        <w:rPr>
          <w:rFonts w:ascii="Times New Roman" w:eastAsia="Phetsarath OT" w:hAnsi="Times New Roman" w:cs="Times New Roman"/>
          <w:b/>
          <w:bCs/>
          <w:sz w:val="24"/>
          <w:szCs w:val="24"/>
          <w:lang w:val="en-US" w:bidi="lo-LA"/>
        </w:rPr>
        <w:t>Keywords:</w:t>
      </w:r>
      <w:r w:rsidRPr="00BE5153">
        <w:rPr>
          <w:rFonts w:ascii="Times New Roman" w:eastAsia="Phetsarath OT" w:hAnsi="Times New Roman" w:cs="Times New Roman"/>
          <w:color w:val="FF0000"/>
          <w:sz w:val="24"/>
          <w:szCs w:val="24"/>
          <w:lang w:val="en-US" w:bidi="lo-LA"/>
        </w:rPr>
        <w:t xml:space="preserve"> </w:t>
      </w:r>
      <w:r w:rsidRPr="00BE5153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CNN, YOLO </w:t>
      </w:r>
    </w:p>
    <w:p w14:paraId="141255F9" w14:textId="1A5C8197" w:rsidR="0024170D" w:rsidRPr="0055369A" w:rsidRDefault="0024170D" w:rsidP="0055369A">
      <w:pPr>
        <w:pStyle w:val="ListParagraph"/>
        <w:numPr>
          <w:ilvl w:val="0"/>
          <w:numId w:val="2"/>
        </w:numPr>
        <w:tabs>
          <w:tab w:val="left" w:pos="567"/>
        </w:tabs>
        <w:ind w:left="567" w:hanging="567"/>
        <w:rPr>
          <w:rFonts w:ascii="Phetsarath OT" w:eastAsia="Phetsarath OT" w:hAnsi="Phetsarath OT" w:cs="Phetsarath OT"/>
          <w:b/>
          <w:bCs/>
          <w:sz w:val="28"/>
          <w:szCs w:val="28"/>
        </w:rPr>
      </w:pPr>
      <w:r w:rsidRPr="0024170D">
        <w:rPr>
          <w:rFonts w:ascii="Phetsarath OT" w:eastAsia="Phetsarath OT" w:hAnsi="Phetsarath OT" w:cs="Phetsarath OT" w:hint="cs"/>
          <w:b/>
          <w:bCs/>
          <w:sz w:val="28"/>
          <w:szCs w:val="28"/>
          <w:cs/>
          <w:lang w:bidi="lo-LA"/>
        </w:rPr>
        <w:t>ພາກສະເໜີ</w:t>
      </w:r>
    </w:p>
    <w:p w14:paraId="69E43EE4" w14:textId="1639316C" w:rsidR="003F0C45" w:rsidRPr="00D23594" w:rsidRDefault="003A11BC" w:rsidP="0055369A">
      <w:pPr>
        <w:ind w:firstLine="567"/>
        <w:jc w:val="thaiDistribute"/>
        <w:rPr>
          <w:rFonts w:ascii="Phetsarath OT" w:eastAsia="Phetsarath OT" w:hAnsi="Phetsarath OT" w:cs="Phetsarath OT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ໃນ</w:t>
      </w:r>
      <w:del w:id="44" w:author="Bounleuth VONGMANY" w:date="2020-10-04T15:05:00Z">
        <w:r w:rsidDel="00163C1C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ປະຈຸບັນ</w:delText>
        </w:r>
      </w:del>
      <w:ins w:id="45" w:author="Bounleuth VONGMANY" w:date="2020-10-04T15:05:00Z">
        <w:r w:rsidR="00163C1C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ປັດຈຸບັນ</w:t>
        </w:r>
      </w:ins>
      <w:r w:rsidR="003F0C45" w:rsidRPr="003F0C45">
        <w:rPr>
          <w:rFonts w:ascii="Phetsarath OT" w:eastAsia="Phetsarath OT" w:hAnsi="Phetsarath OT" w:cs="Phetsarath OT"/>
          <w:sz w:val="24"/>
          <w:szCs w:val="24"/>
          <w:lang w:bidi="lo-LA"/>
        </w:rPr>
        <w:t>​</w:t>
      </w:r>
      <w:del w:id="46" w:author="Bounleuth VONGMANY" w:date="2020-10-04T15:06:00Z">
        <w:r w:rsidR="003F0C45" w:rsidRPr="003F0C45" w:rsidDel="00163C1C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ເທັກໂນ</w:delText>
        </w:r>
        <w:r w:rsidR="003F0C45" w:rsidRPr="0055369A" w:rsidDel="00163C1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ໂລຢີ</w:delText>
        </w:r>
      </w:del>
      <w:ins w:id="47" w:author="Bounleuth VONGMANY" w:date="2020-10-04T15:06:00Z">
        <w:r w:rsidR="00163C1C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ເຕັກໂນໂລຊີ</w:t>
        </w:r>
      </w:ins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ໄດ້ມີບົດບາດຫຼາຍ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ຂຶ້ນ</w:t>
      </w:r>
      <w:r w:rsidR="005854E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ເນື່ອງ</w:t>
      </w:r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ຈາກຄວາມຕ້ອງການຂອງມະນຸດເຮົາທີ່ຕ້ອງການຄວາມສະດວກ</w:t>
      </w:r>
      <w:r w:rsidR="003F0C45" w:rsidRPr="0055369A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ສະບາຍ</w:t>
      </w:r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ແລະ ປະສິດ</w:t>
      </w:r>
      <w:ins w:id="48" w:author="Bounleuth VONGMANY" w:date="2020-10-04T15:06:00Z">
        <w:r w:rsidR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ທິ</w:t>
        </w:r>
      </w:ins>
      <w:del w:id="49" w:author="Bounleuth VONGMANY" w:date="2020-10-04T15:06:00Z">
        <w:r w:rsidR="003F0C45" w:rsidRPr="003F0C45" w:rsidDel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ຕິ</w:delText>
        </w:r>
      </w:del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ພາບຄວາມຖືກຕ້ອງໃນການເຮັດວຽກຫຼາຍ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ຂຶ້ນ</w:t>
      </w:r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ໂດຍການພັດທະນາດ້ານ</w:t>
      </w:r>
      <w:r w:rsidR="003F0C45" w:rsidRPr="003F0C45">
        <w:rPr>
          <w:rFonts w:ascii="Phetsarath OT" w:eastAsia="Phetsarath OT" w:hAnsi="Phetsarath OT" w:cs="Phetsarath OT"/>
          <w:sz w:val="24"/>
          <w:szCs w:val="24"/>
          <w:lang w:bidi="lo-LA"/>
        </w:rPr>
        <w:t>​</w:t>
      </w:r>
      <w:del w:id="50" w:author="Bounleuth VONGMANY" w:date="2020-10-04T15:06:00Z">
        <w:r w:rsidR="003F0C45" w:rsidRPr="003F0C45" w:rsidDel="00163C1C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ເທັກໂນໂລຢີ</w:delText>
        </w:r>
      </w:del>
      <w:ins w:id="51" w:author="Bounleuth VONGMANY" w:date="2020-10-04T15:06:00Z">
        <w:r w:rsidR="00163C1C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ເຕັກໂນໂລຊີ</w:t>
        </w:r>
      </w:ins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ໃນດ້ານຕ່າງໆ</w:t>
      </w:r>
      <w:r w:rsid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ອອກມາຊ່ວຍການເເກັໄຂບັນຫາຕ່າງໆ</w:t>
      </w:r>
      <w:del w:id="52" w:author="Bounleuth VONGMANY" w:date="2020-10-04T15:07:00Z">
        <w:r w:rsidR="00F40672" w:rsidDel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 xml:space="preserve"> </w:delText>
        </w:r>
      </w:del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ເຊັ່ນ</w:t>
      </w:r>
      <w:r w:rsid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: </w:t>
      </w:r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ລະບົບເຄືອ</w:t>
      </w:r>
      <w:ins w:id="53" w:author="Bounleuth VONGMANY" w:date="2020-10-04T15:07:00Z">
        <w:r w:rsidR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ຂ່</w:t>
        </w:r>
      </w:ins>
      <w:del w:id="54" w:author="Bounleuth VONGMANY" w:date="2020-10-04T15:07:00Z">
        <w:r w:rsidR="003F0C45" w:rsidRPr="003F0C45" w:rsidDel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ຄ່</w:delText>
        </w:r>
      </w:del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າຍທີ່ເອົາມາໃຊ້ເປັນສື່ກາງໃນການຈັດການຂໍ້ມູນ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,</w:t>
      </w:r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ຕິດຕໍ່ການສື່ສານ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,</w:t>
      </w:r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ກວດສອບຂໍ້ມູນ ແລະ ຮັກສາຄວາມປອດ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ໄ</w:t>
      </w:r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ພຕ່າ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ງ</w:t>
      </w:r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ໆຂອງອົງກອນ, ກະຊວ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ງ</w:t>
      </w:r>
      <w:del w:id="55" w:author="Bounleuth VONGMANY" w:date="2020-10-04T15:08:00Z">
        <w:r w:rsidR="003F0C45" w:rsidRPr="003F0C45" w:rsidDel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,</w:delText>
        </w:r>
      </w:del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</w:t>
      </w:r>
      <w:ins w:id="56" w:author="Bounleuth VONGMANY" w:date="2020-10-04T15:08:00Z">
        <w:r w:rsidR="0074100E" w:rsidRPr="003F0C45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 xml:space="preserve">ແລະ </w:t>
        </w:r>
      </w:ins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ບໍລິສັດ</w:t>
      </w:r>
      <w:ins w:id="57" w:author="Bounleuth VONGMANY" w:date="2020-10-04T15:08:00Z">
        <w:r w:rsidR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ຕ່າງໆ</w:t>
        </w:r>
      </w:ins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</w:t>
      </w:r>
      <w:del w:id="58" w:author="Bounleuth VONGMANY" w:date="2020-10-04T15:08:00Z">
        <w:r w:rsidR="003F0C45" w:rsidRPr="003F0C45" w:rsidDel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 xml:space="preserve">ແລະ </w:delText>
        </w:r>
      </w:del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ເຊ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ິ່</w:t>
      </w:r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ງໃນຫຼາຍປີທີ່ຜ່ານມາການຄົ້ນຄ</w:t>
      </w:r>
      <w:del w:id="59" w:author="Bounleuth VONGMANY" w:date="2020-10-04T15:08:00Z">
        <w:r w:rsidR="003F0C45" w:rsidRPr="003F0C45" w:rsidDel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້</w:delText>
        </w:r>
      </w:del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ວ</w:t>
      </w:r>
      <w:ins w:id="60" w:author="Bounleuth VONGMANY" w:date="2020-10-04T15:08:00Z">
        <w:r w:rsidR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້</w:t>
        </w:r>
      </w:ins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າການກວດຈັບ</w:t>
      </w:r>
      <w:r w:rsidR="00D2359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ວັດຖຸ</w:t>
      </w:r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ເປັນຫົວຂໍ້ທີ່ໄດ້ຮັບຄວາມສົນໃຈເປັນທີ່ນິຍົມຫຼາຍໃນທາງດ້ານການສຶກສາ</w:t>
      </w:r>
      <w:ins w:id="61" w:author="Bounleuth VONGMANY" w:date="2020-10-04T15:09:00Z">
        <w:r w:rsidR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 xml:space="preserve">, </w:t>
        </w:r>
        <w:r w:rsidR="0074100E" w:rsidRPr="003F0C45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ຄົ້ນຄວ</w:t>
        </w:r>
        <w:r w:rsidR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້</w:t>
        </w:r>
        <w:r w:rsidR="0074100E" w:rsidRPr="003F0C45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າ</w:t>
        </w:r>
        <w:r w:rsidR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 xml:space="preserve">, </w:t>
        </w:r>
      </w:ins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ວິໄຈ</w:t>
      </w:r>
      <w:del w:id="62" w:author="Bounleuth VONGMANY" w:date="2020-10-04T15:09:00Z">
        <w:r w:rsidR="003F0C45" w:rsidRPr="003F0C45" w:rsidDel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ຄົ້ນຄ້ວາ</w:delText>
        </w:r>
      </w:del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ແລະ ການພັດທະນາເຕັກນິກວິທີ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ການ</w:t>
      </w:r>
      <w:r w:rsidR="000D1A53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ເພື່ອ</w:t>
      </w:r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ນໍາໄປ</w:t>
      </w:r>
      <w:ins w:id="63" w:author="Bounleuth VONGMANY" w:date="2020-10-04T15:09:00Z">
        <w:r w:rsidR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ນຳ</w:t>
        </w:r>
      </w:ins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ໃຊ້</w:t>
      </w:r>
      <w:ins w:id="64" w:author="Bounleuth VONGMANY" w:date="2020-10-04T15:10:00Z">
        <w:r w:rsidR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ວຽກ</w:t>
        </w:r>
      </w:ins>
      <w:del w:id="65" w:author="Bounleuth VONGMANY" w:date="2020-10-04T15:09:00Z">
        <w:r w:rsidR="003F0C45" w:rsidRPr="003F0C45" w:rsidDel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ງານ</w:delText>
        </w:r>
      </w:del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ຕົວຈ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ິ</w:t>
      </w:r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ງ ເນື່ອງຈາກໃນປັດຈຸບັນອົງກອນ 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ຫຼື</w:t>
      </w:r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ກະຊວງຕ່າງໆໄດ້ໃຫ້ຄວາມສໍາຄັນກ່ຽວກັບການຈັດການລະບົບຮັກສາ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ຄວາມປອດໄພ</w:t>
      </w:r>
      <w:r w:rsidR="00D2359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ໃນການຂັບຂີ່ລົດໃນທ້ອງຖະໜົນໃຫ້ມີຄວາມ</w:t>
      </w:r>
      <w:del w:id="66" w:author="Bounleuth VONGMANY" w:date="2020-10-04T15:10:00Z">
        <w:r w:rsidR="00D23594" w:rsidDel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ປວດ</w:delText>
        </w:r>
      </w:del>
      <w:ins w:id="67" w:author="Bounleuth VONGMANY" w:date="2020-10-04T15:10:00Z">
        <w:r w:rsidR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ປອດ</w:t>
        </w:r>
      </w:ins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ໄພ</w:t>
      </w:r>
      <w:r w:rsidR="00D2359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ແລະ ນັບຈໍານວນລົດການເຂົ້າອອກຂອງແຕ່ລະເສັ້ນທາງ.</w:t>
      </w:r>
      <w:r w:rsidR="00B96DB9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B96DB9" w:rsidRPr="00B96DB9">
        <w:rPr>
          <w:rFonts w:ascii="Phetsarath OT" w:eastAsia="Phetsarath OT" w:hAnsi="Phetsarath OT" w:cs="Phetsarath OT" w:hint="cs"/>
          <w:color w:val="FF0000"/>
          <w:sz w:val="24"/>
          <w:szCs w:val="24"/>
          <w:cs/>
          <w:lang w:bidi="lo-LA"/>
        </w:rPr>
        <w:t>(ບົດຄົ້ນຄວ້າທີ່ກ່ຽວຂ້ອງ ຕ້ອງໄດ້ເວົ້າເຖິງໃນສ່ວນນີ້</w:t>
      </w:r>
      <w:r w:rsidR="00B96DB9">
        <w:rPr>
          <w:rFonts w:ascii="Phetsarath OT" w:eastAsia="Phetsarath OT" w:hAnsi="Phetsarath OT" w:cs="Phetsarath OT" w:hint="cs"/>
          <w:color w:val="FF0000"/>
          <w:sz w:val="24"/>
          <w:szCs w:val="24"/>
          <w:cs/>
          <w:lang w:bidi="lo-LA"/>
        </w:rPr>
        <w:t xml:space="preserve"> ......</w:t>
      </w:r>
      <w:r w:rsidR="00B96DB9" w:rsidRPr="00B96DB9">
        <w:rPr>
          <w:rFonts w:ascii="Phetsarath OT" w:eastAsia="Phetsarath OT" w:hAnsi="Phetsarath OT" w:cs="Phetsarath OT" w:hint="cs"/>
          <w:color w:val="FF0000"/>
          <w:sz w:val="24"/>
          <w:szCs w:val="24"/>
          <w:cs/>
          <w:lang w:bidi="lo-LA"/>
        </w:rPr>
        <w:t>)</w:t>
      </w:r>
    </w:p>
    <w:p w14:paraId="6720BE15" w14:textId="65A448AB" w:rsidR="00327BDC" w:rsidRDefault="001241AB" w:rsidP="00E605A6">
      <w:pPr>
        <w:ind w:firstLine="567"/>
        <w:jc w:val="thaiDistribute"/>
        <w:rPr>
          <w:rFonts w:ascii="Phetsarath OT" w:eastAsia="Phetsarath OT" w:hAnsi="Phetsarath OT" w:cs="Phetsarath OT"/>
          <w:sz w:val="24"/>
          <w:szCs w:val="24"/>
          <w:lang w:bidi="lo-LA"/>
        </w:rPr>
      </w:pPr>
      <w:r w:rsidRPr="001241AB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ບັນຫາອຸປະ</w:t>
      </w:r>
      <w:r w:rsidRPr="001241AB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ຕິເຫດຕາມທ້ອງຖະໜົນ</w:t>
      </w:r>
      <w:r w:rsidRPr="001241AB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ນັບເປັນບັນ</w:t>
      </w:r>
      <w:r w:rsidRPr="001241AB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ຫາສັງຄົມທີ່ສຳຄັນທີ່ສຸດ</w:t>
      </w:r>
      <w:r w:rsidRPr="001241AB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ທີ່ກໍ່ໃຫ້ເກີດການສູນເສຍທັງຊີວິດ ແລະ ຊັບສິນ</w:t>
      </w:r>
      <w:r w:rsidR="00E605A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</w:t>
      </w:r>
      <w:r w:rsidRPr="001241AB">
        <w:rPr>
          <w:rFonts w:ascii="Phetsarath OT" w:eastAsia="Phetsarath OT" w:hAnsi="Phetsarath OT" w:cs="Phetsarath OT" w:hint="cs"/>
          <w:sz w:val="24"/>
          <w:szCs w:val="24"/>
          <w:rtl/>
          <w:cs/>
        </w:rPr>
        <w:t xml:space="preserve">. </w:t>
      </w:r>
      <w:r w:rsidRPr="001241AB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ປ</w:t>
      </w:r>
      <w:r w:rsidRPr="001241AB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ັດ</w:t>
      </w:r>
      <w:r w:rsidRPr="001241AB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ຈຸບັນ</w:t>
      </w:r>
      <w:r w:rsidRPr="001241AB">
        <w:rPr>
          <w:rFonts w:ascii="Phetsarath OT" w:eastAsia="Phetsarath OT" w:hAnsi="Phetsarath OT" w:cs="Phetsarath OT" w:hint="cs"/>
          <w:sz w:val="24"/>
          <w:szCs w:val="24"/>
          <w:rtl/>
          <w:cs/>
        </w:rPr>
        <w:t xml:space="preserve"> </w:t>
      </w:r>
      <w:r w:rsidRPr="0055369A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ສະຖານະ</w:t>
      </w:r>
      <w:r w:rsidRPr="001241AB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ການອຸປະຕິເຫດຈາກການຈາລະຈອນ ແລະ ຂົນສົ່ງມີແນວໂນ້ມທີ່ສູງຂຶ້ນ ແລະ ບັນຫາການຂັບຂີ່ດ້ວຍຄວາມໄວເກີນ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ຂີ</w:t>
      </w:r>
      <w:r w:rsidRPr="001241AB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ດຈຳກັດທີ່ກົດໝາຍກຳນົດ ຍັງເປັນບັນຫາທີ່ເກີດຂຶ້ນທົ່ວໄປໃນ</w:t>
      </w:r>
      <w:del w:id="68" w:author="Bounleuth VONGMANY" w:date="2020-10-04T15:11:00Z">
        <w:r w:rsidRPr="001241AB" w:rsidDel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ປະເທດ</w:delText>
        </w:r>
      </w:del>
      <w:r w:rsidRPr="001241AB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ສປປ ລາວ ສາເຫດເກີດຈາກການຂາດການບັງຄັບໃຊ້ກົດໝາຍທີ່ເຄັ່ງຄັດເຮັດໃຫ້ຜູ້ຂັບຂີ່ລະເມີດການໃຊ້ຄວາມໄວຕະຫຼອດຈົນການກຳນົດ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ຂີ</w:t>
      </w:r>
      <w:r w:rsidRPr="001241AB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ດຈຳກັດຄວາມໄວທີ່ບໍ່ເໝາະສົມ</w:t>
      </w:r>
      <w:r w:rsidR="00D2359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ແລະ ຍັງບໍ່ສາມ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າ</w:t>
      </w:r>
      <w:r w:rsidR="00D2359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ດນັບຈໍານວນລົດການເຂົ້າອອກຂອງແຕ່ລະເສັ້ນທາງ.</w:t>
      </w:r>
      <w:r w:rsidR="00E605A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327BDC" w:rsidRPr="007E161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ສະນັ້ນ</w:t>
      </w:r>
      <w:r w:rsidR="00E605A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, </w:t>
      </w:r>
      <w:r w:rsidR="00327BDC" w:rsidRPr="007E161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ການ</w:t>
      </w:r>
      <w:ins w:id="69" w:author="Bounleuth VONGMANY" w:date="2020-10-04T15:15:00Z">
        <w:r w:rsidR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ກວດ</w:t>
        </w:r>
      </w:ins>
      <w:r w:rsidR="00327BDC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ຈັບ</w:t>
      </w:r>
      <w:r w:rsidR="000D1A53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ຄວາມໄວ</w:t>
      </w:r>
      <w:r w:rsidR="00327BDC" w:rsidRPr="007E161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ແລະ </w:t>
      </w:r>
      <w:r w:rsidR="00327BDC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ນັບຈໍານວນລົດ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ຈຶ່ງ</w:t>
      </w:r>
      <w:r w:rsidR="00327BDC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ເປັນ</w:t>
      </w:r>
      <w:del w:id="70" w:author="Bounleuth VONGMANY" w:date="2020-10-04T14:29:00Z">
        <w:r w:rsidR="00327BDC" w:rsidDel="00F40672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ໜື່ງ</w:delText>
        </w:r>
      </w:del>
      <w:ins w:id="71" w:author="Bounleuth VONGMANY" w:date="2020-10-04T14:29:00Z">
        <w:r w:rsidR="00F40672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ໜຶ່ງ</w:t>
        </w:r>
      </w:ins>
      <w:r w:rsidR="00327BDC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ຫຼັກການມາຊ່ວຍໃນ</w:t>
      </w:r>
      <w:r w:rsidR="00327BDC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lastRenderedPageBreak/>
        <w:t>ການຈາລະຈອນຂອງລົດ</w:t>
      </w:r>
      <w:del w:id="72" w:author="Bounleuth VONGMANY" w:date="2020-10-04T15:13:00Z">
        <w:r w:rsidR="00327BDC" w:rsidDel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ທາງ</w:delText>
        </w:r>
      </w:del>
      <w:ins w:id="73" w:author="Bounleuth VONGMANY" w:date="2020-10-04T15:13:00Z">
        <w:r w:rsidR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ຕາມ</w:t>
        </w:r>
      </w:ins>
      <w:r w:rsidR="00327BDC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ຖະໜົນຫົ</w:t>
      </w:r>
      <w:ins w:id="74" w:author="Bounleuth VONGMANY" w:date="2020-10-04T14:30:00Z">
        <w:r w:rsidR="00F40672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ນ</w:t>
        </w:r>
      </w:ins>
      <w:del w:id="75" w:author="Bounleuth VONGMANY" w:date="2020-10-04T14:30:00Z">
        <w:r w:rsidR="00327BDC" w:rsidDel="00F40672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ງ</w:delText>
        </w:r>
      </w:del>
      <w:r w:rsidR="00327BDC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ທາງໃຫ້ມີຄວາມປອດ</w:t>
      </w:r>
      <w:ins w:id="76" w:author="Bounleuth VONGMANY" w:date="2020-10-04T15:13:00Z">
        <w:r w:rsidR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ໄພ</w:t>
        </w:r>
      </w:ins>
      <w:r w:rsidR="00327BDC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ແລະ ນັບຈໍານວນລົດຜ່ານແຕ່ລະເສັ້ນທາງມີລົດເຂົ້າອອກຫຼາຍປານໃດ</w:t>
      </w:r>
      <w:ins w:id="77" w:author="Bounleuth VONGMANY" w:date="2020-10-04T14:30:00Z">
        <w:r w:rsidR="00F40672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ໃນ</w:t>
        </w:r>
      </w:ins>
      <w:del w:id="78" w:author="Bounleuth VONGMANY" w:date="2020-10-04T14:30:00Z">
        <w:r w:rsidR="00327BDC" w:rsidDel="00F40672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ຕໍ່</w:delText>
        </w:r>
      </w:del>
      <w:r w:rsidR="00327BDC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ແຕ່ລະມື້</w:t>
      </w:r>
      <w:r w:rsidR="005041D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.</w:t>
      </w:r>
    </w:p>
    <w:p w14:paraId="5A69D88E" w14:textId="23135002" w:rsidR="0024170D" w:rsidRPr="00D23594" w:rsidRDefault="005041DD" w:rsidP="0055369A">
      <w:pPr>
        <w:ind w:firstLine="567"/>
        <w:jc w:val="thaiDistribute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ດັ</w:t>
      </w:r>
      <w:ins w:id="79" w:author="Bounleuth VONGMANY" w:date="2020-10-04T15:13:00Z">
        <w:r w:rsidR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່</w:t>
        </w:r>
      </w:ins>
      <w:del w:id="80" w:author="Bounleuth VONGMANY" w:date="2020-10-04T15:13:00Z">
        <w:r w:rsidDel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້</w:delText>
        </w:r>
      </w:del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ງນັ້ນ</w:t>
      </w:r>
      <w:r w:rsidR="00E605A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, ພວກຂ້າພະເຈົ້າຈຶ່ງ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ມີແນວຄວາມຄິດ</w:t>
      </w:r>
      <w:r w:rsidR="00E605A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ຕ້ອງການ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ສຶກສາຄົ້ນຄວ້າ</w:t>
      </w:r>
      <w:r w:rsidR="00E605A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,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</w:t>
      </w:r>
      <w:ins w:id="81" w:author="Bounleuth VONGMANY" w:date="2020-10-04T15:14:00Z">
        <w:r w:rsidR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ຕັ</w:t>
        </w:r>
      </w:ins>
      <w:del w:id="82" w:author="Bounleuth VONGMANY" w:date="2020-10-04T15:14:00Z">
        <w:r w:rsidDel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ທັ</w:delText>
        </w:r>
      </w:del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ກນິກຂັ້ນຕອນ</w:t>
      </w:r>
      <w:del w:id="83" w:author="Bounleuth VONGMANY" w:date="2020-10-04T14:31:00Z">
        <w:r w:rsidDel="00F40672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ການ</w:delText>
        </w:r>
      </w:del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ວິທີ</w:t>
      </w:r>
      <w:ins w:id="84" w:author="Bounleuth VONGMANY" w:date="2020-10-04T15:15:00Z">
        <w:r w:rsidR="0074100E" w:rsidRPr="007E1616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ການ</w:t>
        </w:r>
        <w:r w:rsidR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ກວດຈັບຄວາມໄວ</w:t>
        </w:r>
        <w:r w:rsidR="0074100E" w:rsidRPr="007E1616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 xml:space="preserve"> ແລະ </w:t>
        </w:r>
        <w:r w:rsidR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ນັບຈໍານວນລົດ</w:t>
        </w:r>
      </w:ins>
      <w:del w:id="85" w:author="Bounleuth VONGMANY" w:date="2020-10-04T15:15:00Z">
        <w:r w:rsidDel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ການກວດຈັບ,</w:delText>
        </w:r>
        <w:r w:rsidR="000D1A53" w:rsidDel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 xml:space="preserve"> </w:delText>
        </w:r>
        <w:r w:rsidDel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ການນັບ ແລະ ການຈັບ</w:delText>
        </w:r>
        <w:r w:rsidR="000D1A53" w:rsidDel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ຄວາມໄວ</w:delText>
        </w:r>
        <w:r w:rsidDel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ຂອງລົດ</w:delText>
        </w:r>
      </w:del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ດ້ວຍການນໍາໃຊ້ຮູບແບບ</w:t>
      </w:r>
      <w:del w:id="86" w:author="Bounleuth VONGMANY" w:date="2020-10-04T15:16:00Z">
        <w:r w:rsidDel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ເທັກນິກ</w:delText>
        </w:r>
      </w:del>
      <w:ins w:id="87" w:author="Bounleuth VONGMANY" w:date="2020-10-04T15:16:00Z">
        <w:r w:rsidR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ເຕັກນິກ</w:t>
        </w:r>
      </w:ins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ຂອງ </w:t>
      </w:r>
      <w:r w:rsidRPr="005041DD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CNN </w:t>
      </w:r>
      <w:r w:rsidRPr="005041DD">
        <w:rPr>
          <w:rFonts w:ascii="Times New Roman" w:eastAsia="Phetsarath OT" w:hAnsi="Times New Roman" w:cs="Times New Roman"/>
          <w:sz w:val="24"/>
          <w:szCs w:val="24"/>
          <w:lang w:bidi="lo-LA"/>
        </w:rPr>
        <w:t>(Convolutional neural network)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ແລະ ​</w:t>
      </w:r>
      <w:r w:rsidRPr="005041DD">
        <w:rPr>
          <w:rFonts w:ascii="Times New Roman" w:eastAsia="Phetsarath OT" w:hAnsi="Times New Roman" w:cs="Times New Roman"/>
          <w:sz w:val="24"/>
          <w:szCs w:val="24"/>
          <w:lang w:bidi="lo-LA"/>
        </w:rPr>
        <w:t>YOLO (You Only Look Once)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 </w:t>
      </w:r>
      <w:r w:rsidR="000D1A53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ເພື່ອ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ມາພັດທະນາແມ່ແບບ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 </w:t>
      </w:r>
      <w:r w:rsidRPr="00F1072C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88" w:author="Bounleuth VONGMANY" w:date="2020-10-04T14:31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(</w:t>
      </w:r>
      <w:del w:id="89" w:author="Bounleuth VONGMANY" w:date="2020-10-04T15:16:00Z">
        <w:r w:rsidRPr="00F1072C" w:rsidDel="00AF22A9">
          <w:rPr>
            <w:rFonts w:ascii="Times New Roman" w:eastAsia="Phetsarath OT" w:hAnsi="Times New Roman" w:cs="Times New Roman"/>
            <w:sz w:val="24"/>
            <w:szCs w:val="24"/>
            <w:lang w:val="en-US" w:bidi="lo-LA"/>
            <w:rPrChange w:id="90" w:author="Bounleuth VONGMANY" w:date="2020-10-04T14:31:00Z">
              <w:rPr>
                <w:rFonts w:ascii="Phetsarath OT" w:eastAsia="Phetsarath OT" w:hAnsi="Phetsarath OT" w:cs="Phetsarath OT"/>
                <w:sz w:val="24"/>
                <w:szCs w:val="24"/>
                <w:lang w:val="en-US" w:bidi="lo-LA"/>
              </w:rPr>
            </w:rPrChange>
          </w:rPr>
          <w:delText>model</w:delText>
        </w:r>
      </w:del>
      <w:ins w:id="91" w:author="Bounleuth VONGMANY" w:date="2020-10-04T15:16:00Z">
        <w:r w:rsidR="00AF22A9">
          <w:rPr>
            <w:rFonts w:ascii="Times New Roman" w:eastAsia="Phetsarath OT" w:hAnsi="Times New Roman" w:cs="DokChampa"/>
            <w:sz w:val="24"/>
            <w:szCs w:val="24"/>
            <w:lang w:val="en-US" w:bidi="th-TH"/>
          </w:rPr>
          <w:t>M</w:t>
        </w:r>
        <w:r w:rsidR="00AF22A9" w:rsidRPr="00F1072C">
          <w:rPr>
            <w:rFonts w:ascii="Times New Roman" w:eastAsia="Phetsarath OT" w:hAnsi="Times New Roman" w:cs="Times New Roman"/>
            <w:sz w:val="24"/>
            <w:szCs w:val="24"/>
            <w:lang w:val="en-US" w:bidi="lo-LA"/>
            <w:rPrChange w:id="92" w:author="Bounleuth VONGMANY" w:date="2020-10-04T14:31:00Z">
              <w:rPr>
                <w:rFonts w:ascii="Phetsarath OT" w:eastAsia="Phetsarath OT" w:hAnsi="Phetsarath OT" w:cs="Phetsarath OT"/>
                <w:sz w:val="24"/>
                <w:szCs w:val="24"/>
                <w:lang w:val="en-US" w:bidi="lo-LA"/>
              </w:rPr>
            </w:rPrChange>
          </w:rPr>
          <w:t>odel</w:t>
        </w:r>
      </w:ins>
      <w:r w:rsidRPr="00F1072C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93" w:author="Bounleuth VONGMANY" w:date="2020-10-04T14:31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)</w:t>
      </w:r>
      <w:r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ins w:id="94" w:author="Bounleuth VONGMANY" w:date="2020-10-04T15:17:00Z">
        <w:r w:rsidR="00AF22A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ເພື່ອ</w:t>
        </w:r>
      </w:ins>
      <w:del w:id="95" w:author="Bounleuth VONGMANY" w:date="2020-10-04T15:17:00Z">
        <w:r w:rsidDel="00AF22A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ແລະ ພັດທະນາ</w:delText>
        </w:r>
      </w:del>
      <w:ins w:id="96" w:author="Bounleuth VONGMANY" w:date="2020-10-04T14:34:00Z">
        <w:r w:rsidR="00F1072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ຫຼຸດ</w:t>
        </w:r>
      </w:ins>
      <w:del w:id="97" w:author="Bounleuth VONGMANY" w:date="2020-10-04T14:34:00Z">
        <w:r w:rsidDel="00F1072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ລົບ</w:delText>
        </w:r>
      </w:del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ການ</w:t>
      </w:r>
      <w:ins w:id="98" w:author="Bounleuth VONGMANY" w:date="2020-10-04T14:35:00Z">
        <w:r w:rsidR="00F1072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ໃຊ້ຄົນ</w:t>
        </w:r>
      </w:ins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ກວດຈັບຄວາມໄວ</w:t>
      </w:r>
      <w:del w:id="99" w:author="Bounleuth VONGMANY" w:date="2020-10-04T15:17:00Z">
        <w:r w:rsidDel="00AF22A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,</w:delText>
        </w:r>
      </w:del>
      <w:ins w:id="100" w:author="Bounleuth VONGMANY" w:date="2020-10-04T15:17:00Z">
        <w:r w:rsidR="00AF22A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 xml:space="preserve"> ແລະ</w:t>
        </w:r>
      </w:ins>
      <w:ins w:id="101" w:author="Bounleuth VONGMANY" w:date="2020-10-04T14:42:00Z">
        <w:r w:rsidR="00CA3F36">
          <w:rPr>
            <w:rFonts w:ascii="Phetsarath OT" w:eastAsia="Phetsarath OT" w:hAnsi="Phetsarath OT" w:cs="Phetsarath OT"/>
            <w:sz w:val="24"/>
            <w:szCs w:val="24"/>
            <w:lang w:val="en-US" w:bidi="lo-LA"/>
          </w:rPr>
          <w:t xml:space="preserve"> </w:t>
        </w:r>
      </w:ins>
      <w:ins w:id="102" w:author="Bounleuth VONGMANY" w:date="2020-10-04T14:35:00Z">
        <w:r w:rsidR="00F1072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ນັບ</w:t>
        </w:r>
      </w:ins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ຈໍານວນ</w:t>
      </w:r>
      <w:ins w:id="103" w:author="Bounleuth VONGMANY" w:date="2020-10-04T14:43:00Z">
        <w:r w:rsidR="00CA3F36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ລົດ</w:t>
        </w:r>
      </w:ins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ເຂົ້າອອກ</w:t>
      </w:r>
      <w:del w:id="104" w:author="Bounleuth VONGMANY" w:date="2020-10-04T14:43:00Z">
        <w:r w:rsidDel="00CA3F36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ຂອງລົດ</w:delText>
        </w:r>
      </w:del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.</w:t>
      </w:r>
    </w:p>
    <w:p w14:paraId="00B3937A" w14:textId="45412AD3" w:rsidR="000B4A8D" w:rsidRPr="0055369A" w:rsidRDefault="0024170D" w:rsidP="0055369A">
      <w:pPr>
        <w:pStyle w:val="ListParagraph"/>
        <w:numPr>
          <w:ilvl w:val="0"/>
          <w:numId w:val="2"/>
        </w:numPr>
        <w:tabs>
          <w:tab w:val="left" w:pos="567"/>
        </w:tabs>
        <w:ind w:left="567" w:hanging="567"/>
        <w:rPr>
          <w:rFonts w:ascii="Phetsarath OT" w:eastAsia="Phetsarath OT" w:hAnsi="Phetsarath OT" w:cs="Phetsarath OT"/>
          <w:b/>
          <w:bCs/>
          <w:sz w:val="28"/>
          <w:szCs w:val="28"/>
        </w:rPr>
      </w:pPr>
      <w:r w:rsidRPr="0024170D">
        <w:rPr>
          <w:rFonts w:ascii="Phetsarath OT" w:eastAsia="Phetsarath OT" w:hAnsi="Phetsarath OT" w:cs="Phetsarath OT" w:hint="cs"/>
          <w:b/>
          <w:bCs/>
          <w:sz w:val="28"/>
          <w:szCs w:val="28"/>
          <w:cs/>
          <w:lang w:bidi="lo-LA"/>
        </w:rPr>
        <w:t>ຈຸດປະສົງ</w:t>
      </w:r>
    </w:p>
    <w:p w14:paraId="28BC8353" w14:textId="72679527" w:rsidR="000B4A8D" w:rsidRPr="00E605A6" w:rsidRDefault="00E605A6">
      <w:pPr>
        <w:pStyle w:val="ListParagraph"/>
        <w:numPr>
          <w:ilvl w:val="0"/>
          <w:numId w:val="5"/>
        </w:numPr>
        <w:ind w:left="567" w:hanging="283"/>
        <w:rPr>
          <w:rFonts w:ascii="Times New Roman" w:eastAsia="Phetsarath OT" w:hAnsi="Times New Roman" w:cs="Times New Roman"/>
          <w:sz w:val="24"/>
          <w:szCs w:val="24"/>
          <w:lang w:bidi="lo-LA"/>
        </w:rPr>
        <w:pPrChange w:id="105" w:author="Bounleuth VONGMANY" w:date="2020-10-04T14:43:00Z">
          <w:pPr>
            <w:pStyle w:val="ListParagraph"/>
            <w:numPr>
              <w:numId w:val="5"/>
            </w:numPr>
            <w:ind w:hanging="360"/>
          </w:pPr>
        </w:pPrChange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ເພື່ອ</w:t>
      </w:r>
      <w:r w:rsidR="000B4A8D" w:rsidRPr="000B4A8D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ສຶກສາວິທີການ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ເຮັດວຽກ</w:t>
      </w:r>
      <w:r w:rsidR="000B4A8D" w:rsidRPr="000B4A8D">
        <w:rPr>
          <w:rFonts w:ascii="Phetsarath OT" w:eastAsia="Phetsarath OT" w:hAnsi="Phetsarath OT" w:cs="Phetsarath OT"/>
          <w:sz w:val="24"/>
          <w:szCs w:val="24"/>
          <w:cs/>
          <w:lang w:bidi="lo-LA"/>
        </w:rPr>
        <w:t xml:space="preserve">ຂອງ </w:t>
      </w:r>
      <w:r w:rsidR="000B4A8D" w:rsidRPr="00E85144">
        <w:rPr>
          <w:rFonts w:ascii="Times New Roman" w:eastAsia="Phetsarath OT" w:hAnsi="Times New Roman" w:cs="Times New Roman"/>
          <w:sz w:val="24"/>
          <w:szCs w:val="24"/>
        </w:rPr>
        <w:t>CNN</w:t>
      </w:r>
      <w:r w:rsidR="000B4A8D" w:rsidRPr="000B4A8D">
        <w:rPr>
          <w:rFonts w:ascii="Phetsarath OT" w:eastAsia="Phetsarath OT" w:hAnsi="Phetsarath OT" w:cs="Phetsarath OT"/>
          <w:sz w:val="24"/>
          <w:szCs w:val="24"/>
        </w:rPr>
        <w:t xml:space="preserve"> </w:t>
      </w:r>
      <w:r w:rsidR="000B4A8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ແລະ </w:t>
      </w:r>
      <w:r w:rsidR="000B4A8D"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YOLO</w:t>
      </w:r>
      <w:r w:rsidR="000B4A8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Pr="00E605A6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algorithms</w:t>
      </w:r>
      <w:r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0B4A8D" w:rsidRPr="000B4A8D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ໃນການປະຍຸກໃຊ້</w:t>
      </w:r>
      <w:r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ໃນການນັບຈຳນວນລົດຕາມທ້ອງຖະໜົນ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ແລະ </w:t>
      </w:r>
      <w:r w:rsidRPr="000B4A8D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ປະຍຸກໃຊ້ກັບການກວດຈັບຄວາມໄວຂອງລົດຕາມທ້ອງຖະໜົນ</w:t>
      </w:r>
      <w:r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ແບບ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ເວລາຈິງ</w:t>
      </w:r>
      <w:ins w:id="106" w:author="Bounleuth VONGMANY" w:date="2020-10-04T15:18:00Z">
        <w:r w:rsidR="00AF22A9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 xml:space="preserve"> </w:t>
        </w:r>
        <w:r w:rsidR="00AF22A9" w:rsidRPr="00E605A6">
          <w:rPr>
            <w:rFonts w:ascii="Times New Roman" w:eastAsia="Phetsarath OT" w:hAnsi="Times New Roman" w:cs="Times New Roman"/>
            <w:sz w:val="24"/>
            <w:szCs w:val="24"/>
            <w:cs/>
            <w:lang w:bidi="lo-LA"/>
          </w:rPr>
          <w:t>(</w:t>
        </w:r>
        <w:r w:rsidR="00AF22A9" w:rsidRPr="00E605A6">
          <w:rPr>
            <w:rFonts w:ascii="Times New Roman" w:eastAsia="Phetsarath OT" w:hAnsi="Times New Roman" w:cs="Times New Roman"/>
            <w:sz w:val="24"/>
            <w:szCs w:val="24"/>
            <w:lang w:val="en-US" w:bidi="th-TH"/>
          </w:rPr>
          <w:t>Real</w:t>
        </w:r>
      </w:ins>
      <w:ins w:id="107" w:author="Bounleuth VONGMANY" w:date="2020-10-04T15:19:00Z">
        <w:r w:rsidR="00AF22A9" w:rsidRPr="00E605A6">
          <w:rPr>
            <w:rFonts w:ascii="Times New Roman" w:eastAsia="Phetsarath OT" w:hAnsi="Times New Roman" w:cs="Times New Roman"/>
            <w:sz w:val="24"/>
            <w:szCs w:val="24"/>
            <w:lang w:val="en-US" w:bidi="th-TH"/>
          </w:rPr>
          <w:t>-</w:t>
        </w:r>
      </w:ins>
      <w:ins w:id="108" w:author="Bounleuth VONGMANY" w:date="2020-10-04T15:18:00Z">
        <w:r w:rsidR="00AF22A9" w:rsidRPr="00E605A6">
          <w:rPr>
            <w:rFonts w:ascii="Times New Roman" w:eastAsia="Phetsarath OT" w:hAnsi="Times New Roman" w:cs="Times New Roman"/>
            <w:sz w:val="24"/>
            <w:szCs w:val="24"/>
            <w:lang w:val="en-US" w:bidi="th-TH"/>
          </w:rPr>
          <w:t>Tim</w:t>
        </w:r>
      </w:ins>
      <w:ins w:id="109" w:author="Bounleuth VONGMANY" w:date="2020-10-04T15:19:00Z">
        <w:r w:rsidR="00AF22A9" w:rsidRPr="00E605A6">
          <w:rPr>
            <w:rFonts w:ascii="Times New Roman" w:eastAsia="Phetsarath OT" w:hAnsi="Times New Roman" w:cs="Times New Roman"/>
            <w:sz w:val="24"/>
            <w:szCs w:val="24"/>
            <w:lang w:val="en-US" w:bidi="th-TH"/>
          </w:rPr>
          <w:t>e</w:t>
        </w:r>
      </w:ins>
      <w:ins w:id="110" w:author="Bounleuth VONGMANY" w:date="2020-10-04T15:18:00Z">
        <w:r w:rsidR="00AF22A9" w:rsidRPr="00E605A6">
          <w:rPr>
            <w:rFonts w:ascii="Times New Roman" w:eastAsia="Phetsarath OT" w:hAnsi="Times New Roman" w:cs="Times New Roman"/>
            <w:sz w:val="24"/>
            <w:szCs w:val="24"/>
            <w:cs/>
            <w:lang w:bidi="lo-LA"/>
          </w:rPr>
          <w:t>)</w:t>
        </w:r>
      </w:ins>
    </w:p>
    <w:p w14:paraId="2C967FA6" w14:textId="2EC0BF7C" w:rsidR="000B4A8D" w:rsidRPr="00E605A6" w:rsidDel="00AF22A9" w:rsidRDefault="00E605A6">
      <w:pPr>
        <w:pStyle w:val="ListParagraph"/>
        <w:numPr>
          <w:ilvl w:val="0"/>
          <w:numId w:val="5"/>
        </w:numPr>
        <w:ind w:left="567" w:hanging="283"/>
        <w:rPr>
          <w:del w:id="111" w:author="Bounleuth VONGMANY" w:date="2020-10-04T15:21:00Z"/>
          <w:rFonts w:ascii="Phetsarath OT" w:eastAsia="Phetsarath OT" w:hAnsi="Phetsarath OT" w:cs="Phetsarath OT"/>
          <w:sz w:val="24"/>
          <w:szCs w:val="24"/>
          <w:lang w:bidi="lo-LA"/>
        </w:rPr>
        <w:pPrChange w:id="112" w:author="Bounleuth VONGMANY" w:date="2020-10-04T14:43:00Z">
          <w:pPr>
            <w:pStyle w:val="ListParagraph"/>
            <w:numPr>
              <w:numId w:val="5"/>
            </w:numPr>
            <w:ind w:hanging="360"/>
          </w:pPr>
        </w:pPrChange>
      </w:pPr>
      <w:r w:rsidRPr="00E605A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ເພື່ອ</w:t>
      </w:r>
      <w:del w:id="113" w:author="Bounleuth VONGMANY" w:date="2020-10-04T14:51:00Z">
        <w:r w:rsidR="000B4A8D" w:rsidRPr="00E605A6" w:rsidDel="00A944E5">
          <w:rPr>
            <w:rFonts w:ascii="Phetsarath OT" w:eastAsia="Phetsarath OT" w:hAnsi="Phetsarath OT" w:cs="Phetsarath OT"/>
            <w:sz w:val="24"/>
            <w:szCs w:val="24"/>
            <w:cs/>
            <w:lang w:bidi="lo-LA"/>
          </w:rPr>
          <w:delText>ສ້າງ</w:delText>
        </w:r>
      </w:del>
      <w:ins w:id="114" w:author="Bounleuth VONGMANY" w:date="2020-10-04T14:51:00Z">
        <w:r w:rsidR="00A944E5" w:rsidRPr="00E605A6">
          <w:rPr>
            <w:rFonts w:ascii="Phetsarath OT" w:eastAsia="Phetsarath OT" w:hAnsi="Phetsarath OT" w:cs="Phetsarath OT"/>
            <w:sz w:val="24"/>
            <w:szCs w:val="24"/>
            <w:cs/>
            <w:lang w:bidi="lo-LA"/>
          </w:rPr>
          <w:t>ພັດທະນາ</w:t>
        </w:r>
      </w:ins>
      <w:r w:rsidR="000B4A8D" w:rsidRPr="00E605A6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ລະບົບ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ແບບອອນລາຍ ໃນການ</w:t>
      </w:r>
      <w:r w:rsidR="000B4A8D" w:rsidRPr="00E605A6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ກວດຈັບ</w:t>
      </w:r>
      <w:ins w:id="115" w:author="Bounleuth VONGMANY" w:date="2020-10-04T15:23:00Z">
        <w:r w:rsidR="00AF22A9" w:rsidRPr="00E605A6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ຄ</w:t>
        </w:r>
      </w:ins>
      <w:ins w:id="116" w:author="Bounleuth VONGMANY" w:date="2020-10-04T15:24:00Z">
        <w:r w:rsidR="00AF22A9" w:rsidRPr="00E605A6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ວາມໄວຂອງ</w:t>
        </w:r>
      </w:ins>
      <w:del w:id="117" w:author="Bounleuth VONGMANY" w:date="2020-10-04T14:36:00Z">
        <w:r w:rsidR="000B4A8D" w:rsidRPr="00E605A6" w:rsidDel="00627E1C">
          <w:rPr>
            <w:rFonts w:ascii="Phetsarath OT" w:eastAsia="Phetsarath OT" w:hAnsi="Phetsarath OT" w:cs="Phetsarath OT"/>
            <w:sz w:val="24"/>
            <w:szCs w:val="24"/>
            <w:cs/>
            <w:lang w:bidi="lo-LA"/>
          </w:rPr>
          <w:delText>ວັດຖຸ</w:delText>
        </w:r>
      </w:del>
      <w:r w:rsidR="000B4A8D" w:rsidRPr="00E605A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ລົດ</w:t>
      </w:r>
      <w:r w:rsidRPr="00E605A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ແລະ ກວດນັບຍານພາຫະນະທີ່</w:t>
      </w:r>
      <w:del w:id="118" w:author="Bounleuth VONGMANY" w:date="2020-10-04T14:37:00Z">
        <w:r w:rsidRPr="00E605A6" w:rsidDel="00627E1C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ເກິດ</w:delText>
        </w:r>
      </w:del>
      <w:ins w:id="119" w:author="Bounleuth VONGMANY" w:date="2020-10-04T14:37:00Z">
        <w:r w:rsidRPr="00E605A6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ເກີດຂຶ້ນ</w:t>
        </w:r>
      </w:ins>
      <w:r w:rsidRPr="00E605A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ໃນພາບຈາກກ້ອງວົງຈອນ</w:t>
      </w:r>
      <w:del w:id="120" w:author="Bounleuth VONGMANY" w:date="2020-10-04T14:38:00Z">
        <w:r w:rsidRPr="00E605A6" w:rsidDel="00627E1C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ວິດີໂອ</w:delText>
        </w:r>
      </w:del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ປິດ</w:t>
      </w:r>
      <w:ins w:id="121" w:author="Bounleuth VONGMANY" w:date="2020-10-04T15:23:00Z">
        <w:r w:rsidRPr="00E605A6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ໂດຍໃຊ້</w:t>
        </w:r>
        <w:r w:rsidRPr="00E605A6">
          <w:rPr>
            <w:rFonts w:ascii="Phetsarath OT" w:eastAsia="Phetsarath OT" w:hAnsi="Phetsarath OT" w:cs="Phetsarath OT"/>
            <w:sz w:val="24"/>
            <w:szCs w:val="24"/>
          </w:rPr>
          <w:t xml:space="preserve"> </w:t>
        </w:r>
        <w:r w:rsidRPr="00E605A6">
          <w:rPr>
            <w:rFonts w:ascii="Times New Roman" w:eastAsia="Phetsarath OT" w:hAnsi="Times New Roman" w:cs="Times New Roman"/>
            <w:sz w:val="24"/>
            <w:szCs w:val="24"/>
          </w:rPr>
          <w:t>CNN</w:t>
        </w:r>
        <w:r w:rsidRPr="00E605A6">
          <w:rPr>
            <w:rFonts w:ascii="Phetsarath OT" w:eastAsia="Phetsarath OT" w:hAnsi="Phetsarath OT" w:cs="Phetsarath OT"/>
            <w:sz w:val="24"/>
            <w:szCs w:val="24"/>
          </w:rPr>
          <w:t xml:space="preserve"> </w:t>
        </w:r>
        <w:r w:rsidRPr="00E605A6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 xml:space="preserve">ແລະ </w:t>
        </w:r>
        <w:r w:rsidRPr="00E605A6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t>YOLO</w:t>
        </w:r>
      </w:ins>
      <w:r>
        <w:rPr>
          <w:rFonts w:ascii="Times New Roman" w:eastAsia="Phetsarath OT" w:hAnsi="Times New Roman" w:cs="Phetsarath OT" w:hint="cs"/>
          <w:sz w:val="24"/>
          <w:szCs w:val="24"/>
          <w:cs/>
          <w:lang w:val="en-US" w:bidi="lo-LA"/>
        </w:rPr>
        <w:t xml:space="preserve"> </w:t>
      </w:r>
      <w:r w:rsidRPr="00E605A6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algorithms</w:t>
      </w:r>
      <w:r>
        <w:rPr>
          <w:rFonts w:ascii="Phetsarath OT" w:eastAsia="Phetsarath OT" w:hAnsi="Phetsarath OT" w:cs="Phetsarath OT"/>
          <w:sz w:val="24"/>
          <w:szCs w:val="24"/>
          <w:cs/>
          <w:lang w:bidi="lo-LA"/>
        </w:rPr>
        <w:t>,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</w:t>
      </w:r>
      <w:r>
        <w:rPr>
          <w:rFonts w:ascii="Phetsarath OT" w:eastAsia="Phetsarath OT" w:hAnsi="Phetsarath OT" w:cs="Phetsarath OT"/>
          <w:sz w:val="24"/>
          <w:szCs w:val="24"/>
          <w:cs/>
          <w:lang w:bidi="lo-LA"/>
        </w:rPr>
        <w:t xml:space="preserve"> </w:t>
      </w:r>
      <w:del w:id="122" w:author="Bounleuth VONGMANY" w:date="2020-10-04T14:35:00Z">
        <w:r w:rsidR="000B4A8D" w:rsidRPr="00E605A6" w:rsidDel="00627E1C">
          <w:rPr>
            <w:rFonts w:ascii="Phetsarath OT" w:eastAsia="Phetsarath OT" w:hAnsi="Phetsarath OT" w:cs="Phetsarath OT"/>
            <w:sz w:val="24"/>
            <w:szCs w:val="24"/>
            <w:cs/>
            <w:lang w:bidi="lo-LA"/>
          </w:rPr>
          <w:delText>ິ</w:delText>
        </w:r>
      </w:del>
      <w:del w:id="123" w:author="Bounleuth VONGMANY" w:date="2020-10-04T14:36:00Z">
        <w:r w:rsidR="000B4A8D" w:rsidRPr="00E605A6" w:rsidDel="00627E1C">
          <w:rPr>
            <w:rFonts w:ascii="Phetsarath OT" w:eastAsia="Phetsarath OT" w:hAnsi="Phetsarath OT" w:cs="Phetsarath OT"/>
            <w:sz w:val="24"/>
            <w:szCs w:val="24"/>
            <w:cs/>
            <w:lang w:bidi="lo-LA"/>
          </w:rPr>
          <w:delText>ຈາກ</w:delText>
        </w:r>
      </w:del>
      <w:del w:id="124" w:author="Bounleuth VONGMANY" w:date="2020-10-04T14:38:00Z">
        <w:r w:rsidR="000B4A8D" w:rsidRPr="00E605A6" w:rsidDel="00627E1C">
          <w:rPr>
            <w:rFonts w:ascii="Phetsarath OT" w:eastAsia="Phetsarath OT" w:hAnsi="Phetsarath OT" w:cs="Phetsarath OT"/>
            <w:sz w:val="24"/>
            <w:szCs w:val="24"/>
            <w:cs/>
            <w:lang w:bidi="lo-LA"/>
          </w:rPr>
          <w:delText>ວິດີໂອ</w:delText>
        </w:r>
      </w:del>
      <w:del w:id="125" w:author="Bounleuth VONGMANY" w:date="2020-10-04T14:51:00Z">
        <w:r w:rsidR="000B4A8D" w:rsidRPr="00E605A6" w:rsidDel="00A944E5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ສ້າງ</w:delText>
        </w:r>
      </w:del>
      <w:del w:id="126" w:author="Bounleuth VONGMANY" w:date="2020-10-04T15:21:00Z">
        <w:r w:rsidR="000B4A8D" w:rsidRPr="00E605A6" w:rsidDel="00AF22A9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ລະບົບຈໍາແນກປະເພດຂອງຍານພາຫະນະຈາກ</w:delText>
        </w:r>
      </w:del>
      <w:del w:id="127" w:author="Bounleuth VONGMANY" w:date="2020-10-04T14:37:00Z">
        <w:r w:rsidR="000B4A8D" w:rsidRPr="00E605A6" w:rsidDel="00627E1C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ວັດຖຸ</w:delText>
        </w:r>
      </w:del>
      <w:del w:id="128" w:author="Bounleuth VONGMANY" w:date="2020-10-04T15:21:00Z">
        <w:r w:rsidR="000B4A8D" w:rsidRPr="00E605A6" w:rsidDel="00AF22A9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ທີ່</w:delText>
        </w:r>
      </w:del>
      <w:del w:id="129" w:author="Bounleuth VONGMANY" w:date="2020-10-04T14:37:00Z">
        <w:r w:rsidR="000B4A8D" w:rsidRPr="00E605A6" w:rsidDel="00627E1C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ເກິດ</w:delText>
        </w:r>
      </w:del>
      <w:del w:id="130" w:author="Bounleuth VONGMANY" w:date="2020-10-04T15:21:00Z">
        <w:r w:rsidR="00F40672" w:rsidRPr="00E605A6" w:rsidDel="00AF22A9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ຂຶ້ນ</w:delText>
        </w:r>
        <w:r w:rsidR="000B4A8D" w:rsidRPr="00E605A6" w:rsidDel="00AF22A9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ໃນພາບ</w:delText>
        </w:r>
      </w:del>
      <w:del w:id="131" w:author="Bounleuth VONGMANY" w:date="2020-10-04T14:37:00Z">
        <w:r w:rsidR="000B4A8D" w:rsidRPr="00E605A6" w:rsidDel="00627E1C">
          <w:rPr>
            <w:rFonts w:ascii="Phetsarath OT" w:eastAsia="Phetsarath OT" w:hAnsi="Phetsarath OT" w:cs="Phetsarath OT"/>
            <w:sz w:val="24"/>
            <w:szCs w:val="24"/>
            <w:cs/>
            <w:lang w:bidi="lo-LA"/>
          </w:rPr>
          <w:delText xml:space="preserve"> </w:delText>
        </w:r>
      </w:del>
      <w:del w:id="132" w:author="Bounleuth VONGMANY" w:date="2020-10-04T15:21:00Z">
        <w:r w:rsidR="000B4A8D" w:rsidRPr="00E605A6" w:rsidDel="00AF22A9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ໂດຍໃຊ້</w:delText>
        </w:r>
        <w:r w:rsidR="000B4A8D" w:rsidRPr="00E605A6" w:rsidDel="00AF22A9">
          <w:rPr>
            <w:rFonts w:ascii="Phetsarath OT" w:eastAsia="Phetsarath OT" w:hAnsi="Phetsarath OT" w:cs="Phetsarath OT"/>
            <w:sz w:val="24"/>
            <w:szCs w:val="24"/>
          </w:rPr>
          <w:delText xml:space="preserve"> </w:delText>
        </w:r>
        <w:r w:rsidR="000B4A8D" w:rsidRPr="00E605A6" w:rsidDel="00AF22A9">
          <w:rPr>
            <w:rFonts w:ascii="Times New Roman" w:eastAsia="Phetsarath OT" w:hAnsi="Times New Roman" w:cs="Times New Roman"/>
            <w:sz w:val="24"/>
            <w:szCs w:val="24"/>
          </w:rPr>
          <w:delText>CNN</w:delText>
        </w:r>
        <w:r w:rsidR="000B4A8D" w:rsidRPr="00E605A6" w:rsidDel="00AF22A9">
          <w:rPr>
            <w:rFonts w:ascii="Phetsarath OT" w:eastAsia="Phetsarath OT" w:hAnsi="Phetsarath OT" w:cs="Phetsarath OT"/>
            <w:sz w:val="24"/>
            <w:szCs w:val="24"/>
          </w:rPr>
          <w:delText xml:space="preserve"> </w:delText>
        </w:r>
        <w:r w:rsidR="000B4A8D" w:rsidRPr="00E605A6" w:rsidDel="00AF22A9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ແລະ</w:delText>
        </w:r>
        <w:r w:rsidR="000B4A8D" w:rsidRPr="00E605A6" w:rsidDel="00AF22A9">
          <w:rPr>
            <w:rFonts w:ascii="Phetsarath OT" w:eastAsia="Phetsarath OT" w:hAnsi="Phetsarath OT" w:cs="Phetsarath OT"/>
            <w:sz w:val="24"/>
            <w:szCs w:val="24"/>
            <w:cs/>
            <w:lang w:bidi="lo-LA"/>
          </w:rPr>
          <w:delText xml:space="preserve"> </w:delText>
        </w:r>
        <w:r w:rsidR="000B4A8D" w:rsidRPr="00E605A6" w:rsidDel="00AF22A9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delText>YOLO</w:delText>
        </w:r>
      </w:del>
    </w:p>
    <w:p w14:paraId="11DF3EC8" w14:textId="67646989" w:rsidR="0024170D" w:rsidRDefault="000B4A8D">
      <w:pPr>
        <w:pStyle w:val="ListParagraph"/>
        <w:numPr>
          <w:ilvl w:val="0"/>
          <w:numId w:val="5"/>
        </w:numPr>
        <w:ind w:left="567" w:hanging="283"/>
        <w:rPr>
          <w:rFonts w:ascii="Phetsarath OT" w:eastAsia="Phetsarath OT" w:hAnsi="Phetsarath OT" w:cs="Phetsarath OT"/>
          <w:sz w:val="24"/>
          <w:szCs w:val="24"/>
          <w:lang w:bidi="lo-LA"/>
        </w:rPr>
        <w:pPrChange w:id="133" w:author="Bounleuth VONGMANY" w:date="2020-10-04T14:43:00Z">
          <w:pPr>
            <w:pStyle w:val="ListParagraph"/>
            <w:numPr>
              <w:numId w:val="5"/>
            </w:numPr>
            <w:ind w:hanging="360"/>
          </w:pPr>
        </w:pPrChange>
      </w:pPr>
      <w:del w:id="134" w:author="Bounleuth VONGMANY" w:date="2020-10-04T14:51:00Z">
        <w:r w:rsidRPr="00AF22A9" w:rsidDel="00A944E5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ສ້າງ</w:delText>
        </w:r>
      </w:del>
    </w:p>
    <w:p w14:paraId="5AB5D472" w14:textId="38D0736D" w:rsidR="00B96DB9" w:rsidRDefault="00B96DB9" w:rsidP="00B96DB9">
      <w:pPr>
        <w:pStyle w:val="ListParagraph"/>
        <w:numPr>
          <w:ilvl w:val="0"/>
          <w:numId w:val="5"/>
        </w:numPr>
        <w:ind w:left="567" w:hanging="283"/>
        <w:rPr>
          <w:rFonts w:ascii="Phetsarath OT" w:eastAsia="Phetsarath OT" w:hAnsi="Phetsarath OT" w:cs="Phetsarath OT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ເພື່ອອຳນວຍຄວາມສະດວກການຈາລະຈອນ ແລະ ຊ່ວຍຫຼຸດຜອ່ນບັນຫາການຈາລະຈອນຕາມທ້ອງຖະ ໜົນຂອງ ສປປ ລາວ</w:t>
      </w:r>
    </w:p>
    <w:p w14:paraId="57398ECB" w14:textId="77777777" w:rsidR="00B96DB9" w:rsidRPr="00B96DB9" w:rsidRDefault="00B96DB9" w:rsidP="00B96DB9">
      <w:pPr>
        <w:pStyle w:val="ListParagraph"/>
        <w:ind w:left="567"/>
        <w:rPr>
          <w:rFonts w:ascii="Phetsarath OT" w:eastAsia="Phetsarath OT" w:hAnsi="Phetsarath OT" w:cs="Phetsarath OT"/>
          <w:sz w:val="16"/>
          <w:szCs w:val="16"/>
          <w:lang w:bidi="lo-LA"/>
        </w:rPr>
      </w:pPr>
    </w:p>
    <w:p w14:paraId="6694F06B" w14:textId="7FEB2975" w:rsidR="00037AB4" w:rsidRPr="000B4A8D" w:rsidDel="00FE758A" w:rsidRDefault="00037AB4" w:rsidP="00B96DB9">
      <w:pPr>
        <w:pStyle w:val="ListParagraph"/>
        <w:spacing w:before="240"/>
        <w:rPr>
          <w:del w:id="135" w:author="Bounleuth VONGMANY" w:date="2020-10-04T15:30:00Z"/>
          <w:rFonts w:ascii="Phetsarath OT" w:eastAsia="Phetsarath OT" w:hAnsi="Phetsarath OT" w:cs="Phetsarath OT"/>
          <w:sz w:val="24"/>
          <w:szCs w:val="24"/>
          <w:cs/>
          <w:lang w:bidi="lo-LA"/>
        </w:rPr>
      </w:pPr>
    </w:p>
    <w:p w14:paraId="525EC245" w14:textId="745FFF79" w:rsidR="0026080B" w:rsidRDefault="007F6E85" w:rsidP="00B96DB9">
      <w:pPr>
        <w:pStyle w:val="ListParagraph"/>
        <w:numPr>
          <w:ilvl w:val="0"/>
          <w:numId w:val="2"/>
        </w:numPr>
        <w:tabs>
          <w:tab w:val="left" w:pos="567"/>
        </w:tabs>
        <w:spacing w:before="240"/>
        <w:ind w:left="567" w:hanging="567"/>
        <w:rPr>
          <w:rFonts w:ascii="Phetsarath OT" w:eastAsia="Phetsarath OT" w:hAnsi="Phetsarath OT" w:cs="Phetsarath OT"/>
          <w:b/>
          <w:bCs/>
          <w:sz w:val="28"/>
          <w:szCs w:val="28"/>
        </w:rPr>
      </w:pPr>
      <w:r w:rsidRPr="007F6E85">
        <w:rPr>
          <w:rFonts w:ascii="Phetsarath OT" w:eastAsia="Phetsarath OT" w:hAnsi="Phetsarath OT" w:cs="Phetsarath OT" w:hint="cs"/>
          <w:b/>
          <w:bCs/>
          <w:sz w:val="28"/>
          <w:szCs w:val="28"/>
          <w:cs/>
          <w:lang w:bidi="lo-LA"/>
        </w:rPr>
        <w:t>ວິທີດຳເນີນການຄົ້ນຄວ້າ</w:t>
      </w:r>
    </w:p>
    <w:p w14:paraId="21D8BDBE" w14:textId="5DFF6027" w:rsidR="00B96DB9" w:rsidRPr="00B96DB9" w:rsidRDefault="00B96DB9" w:rsidP="00B96DB9">
      <w:pPr>
        <w:pStyle w:val="ListParagraph"/>
        <w:tabs>
          <w:tab w:val="left" w:pos="567"/>
        </w:tabs>
        <w:spacing w:before="240"/>
        <w:ind w:left="567"/>
        <w:rPr>
          <w:rFonts w:ascii="Phetsarath OT" w:eastAsia="Phetsarath OT" w:hAnsi="Phetsarath OT" w:cs="Phetsarath OT"/>
          <w:b/>
          <w:bCs/>
          <w:sz w:val="28"/>
          <w:szCs w:val="28"/>
          <w:lang w:val="en-US" w:bidi="lo-LA"/>
        </w:rPr>
      </w:pPr>
      <w:r w:rsidRPr="00B96DB9">
        <w:rPr>
          <w:rFonts w:ascii="Phetsarath OT" w:eastAsia="Phetsarath OT" w:hAnsi="Phetsarath OT" w:cs="Phetsarath OT" w:hint="cs"/>
          <w:color w:val="FF0000"/>
          <w:sz w:val="24"/>
          <w:szCs w:val="24"/>
          <w:cs/>
          <w:lang w:bidi="lo-LA"/>
        </w:rPr>
        <w:t>ຂຽນບອກ</w:t>
      </w:r>
      <w:r>
        <w:rPr>
          <w:rFonts w:ascii="Phetsarath OT" w:eastAsia="Phetsarath OT" w:hAnsi="Phetsarath OT" w:cs="Phetsarath OT" w:hint="cs"/>
          <w:color w:val="FF0000"/>
          <w:sz w:val="24"/>
          <w:szCs w:val="24"/>
          <w:cs/>
          <w:lang w:bidi="lo-LA"/>
        </w:rPr>
        <w:t>ຂັ້ນຕອນ</w:t>
      </w:r>
      <w:r w:rsidRPr="00B96DB9">
        <w:rPr>
          <w:rFonts w:ascii="Phetsarath OT" w:eastAsia="Phetsarath OT" w:hAnsi="Phetsarath OT" w:cs="Phetsarath OT" w:hint="cs"/>
          <w:color w:val="FF0000"/>
          <w:sz w:val="24"/>
          <w:szCs w:val="24"/>
          <w:cs/>
          <w:lang w:bidi="lo-LA"/>
        </w:rPr>
        <w:t>ວິທີການຄ້າວໆ</w:t>
      </w:r>
      <w:r>
        <w:rPr>
          <w:rFonts w:ascii="Phetsarath OT" w:eastAsia="Phetsarath OT" w:hAnsi="Phetsarath OT" w:cs="Phetsarath OT" w:hint="cs"/>
          <w:color w:val="FF0000"/>
          <w:sz w:val="24"/>
          <w:szCs w:val="24"/>
          <w:cs/>
          <w:lang w:bidi="lo-LA"/>
        </w:rPr>
        <w:t xml:space="preserve"> ກ່ຽວກັບການສ້າງລະບົບຂອງເຮົາ, ແລ້ວອາດຈະສະແດງ </w:t>
      </w:r>
      <w:r w:rsidRPr="00BE5153">
        <w:rPr>
          <w:rFonts w:ascii="Times New Roman" w:eastAsia="Phetsarath OT" w:hAnsi="Times New Roman" w:cs="Times New Roman"/>
          <w:color w:val="FF0000"/>
          <w:sz w:val="24"/>
          <w:szCs w:val="24"/>
          <w:lang w:val="en-US" w:bidi="lo-LA"/>
        </w:rPr>
        <w:t>Flowchart</w:t>
      </w:r>
      <w:r>
        <w:rPr>
          <w:rFonts w:ascii="Phetsarath OT" w:eastAsia="Phetsarath OT" w:hAnsi="Phetsarath OT" w:cs="Phetsarath OT" w:hint="cs"/>
          <w:color w:val="FF0000"/>
          <w:sz w:val="24"/>
          <w:szCs w:val="24"/>
          <w:cs/>
          <w:lang w:val="en-US" w:bidi="lo-LA"/>
        </w:rPr>
        <w:t xml:space="preserve"> ທີ່ອະທິບາຍເຖິງລຳດັບການເຮັດຂອງລະບົບເຮົາເລີ່ມແຕ່ຕົ້ນຈົນຮອດຜົນໄດ້ຮັບ.</w:t>
      </w:r>
      <w:r>
        <w:rPr>
          <w:rFonts w:ascii="Phetsarath OT" w:eastAsia="Phetsarath OT" w:hAnsi="Phetsarath OT" w:cs="Phetsarath OT"/>
          <w:b/>
          <w:bCs/>
          <w:sz w:val="28"/>
          <w:szCs w:val="28"/>
          <w:lang w:val="en-US" w:bidi="lo-LA"/>
        </w:rPr>
        <w:t xml:space="preserve"> </w:t>
      </w:r>
      <w:r w:rsidR="00BE5153" w:rsidRPr="00BE5153">
        <w:rPr>
          <w:rFonts w:ascii="Phetsarath OT" w:eastAsia="Phetsarath OT" w:hAnsi="Phetsarath OT" w:cs="Phetsarath OT" w:hint="cs"/>
          <w:color w:val="FF0000"/>
          <w:sz w:val="24"/>
          <w:szCs w:val="24"/>
          <w:cs/>
          <w:lang w:val="en-US" w:bidi="lo-LA"/>
        </w:rPr>
        <w:t>ຫົວຂໍ້ຢູ່ຂ້າງ</w:t>
      </w:r>
      <w:r w:rsidR="00BE5153">
        <w:rPr>
          <w:rFonts w:ascii="Phetsarath OT" w:eastAsia="Phetsarath OT" w:hAnsi="Phetsarath OT" w:cs="Phetsarath OT" w:hint="cs"/>
          <w:color w:val="FF0000"/>
          <w:sz w:val="24"/>
          <w:szCs w:val="24"/>
          <w:cs/>
          <w:lang w:val="en-US" w:bidi="lo-LA"/>
        </w:rPr>
        <w:t>ລຸ່ມ</w:t>
      </w:r>
      <w:r w:rsidR="00BE5153" w:rsidRPr="00BE5153">
        <w:rPr>
          <w:rFonts w:ascii="Phetsarath OT" w:eastAsia="Phetsarath OT" w:hAnsi="Phetsarath OT" w:cs="Phetsarath OT" w:hint="cs"/>
          <w:color w:val="FF0000"/>
          <w:sz w:val="24"/>
          <w:szCs w:val="24"/>
          <w:cs/>
          <w:lang w:val="en-US" w:bidi="lo-LA"/>
        </w:rPr>
        <w:t>ຈິງແມ່ນຂັ້ນຕອນຕ່າງໆ ລະອຽດ</w:t>
      </w:r>
      <w:r w:rsidRPr="00B96DB9">
        <w:rPr>
          <w:rFonts w:ascii="Phetsarath OT" w:eastAsia="Phetsarath OT" w:hAnsi="Phetsarath OT" w:cs="Phetsarath OT"/>
          <w:b/>
          <w:bCs/>
          <w:sz w:val="28"/>
          <w:szCs w:val="28"/>
          <w:lang w:val="en-US" w:bidi="lo-LA"/>
        </w:rPr>
        <w:t xml:space="preserve"> </w:t>
      </w:r>
    </w:p>
    <w:p w14:paraId="37D19BF1" w14:textId="775D04DF" w:rsidR="008E1392" w:rsidRPr="00B96DB9" w:rsidRDefault="00B96DB9" w:rsidP="0055369A">
      <w:pPr>
        <w:pStyle w:val="ListParagraph"/>
        <w:numPr>
          <w:ilvl w:val="1"/>
          <w:numId w:val="2"/>
        </w:numPr>
        <w:ind w:left="567" w:hanging="567"/>
        <w:rPr>
          <w:rFonts w:ascii="Phetsarath OT" w:eastAsia="Phetsarath OT" w:hAnsi="Phetsarath OT" w:cs="Phetsarath OT"/>
          <w:b/>
          <w:bCs/>
          <w:sz w:val="24"/>
          <w:szCs w:val="24"/>
          <w:lang w:bidi="lo-LA"/>
        </w:rPr>
      </w:pPr>
      <w:ins w:id="136" w:author="Bounleuth VONGMANY" w:date="2020-10-04T15:26:00Z">
        <w:r w:rsidRPr="00B96DB9">
          <w:rPr>
            <w:rFonts w:ascii="Phetsarath OT" w:eastAsia="Phetsarath OT" w:hAnsi="Phetsarath OT" w:cs="Phetsarath OT" w:hint="cs"/>
            <w:b/>
            <w:bCs/>
            <w:sz w:val="24"/>
            <w:szCs w:val="24"/>
            <w:cs/>
            <w:lang w:val="en-US" w:bidi="lo-LA"/>
          </w:rPr>
          <w:t>ໂຄງຂ່າຍປະສາດທຽມແບບຄອນໂວລູຊັນ</w:t>
        </w:r>
      </w:ins>
    </w:p>
    <w:p w14:paraId="0B1FFFAE" w14:textId="43E66309" w:rsidR="008E1392" w:rsidRPr="000B75BD" w:rsidRDefault="00E17470" w:rsidP="0055369A">
      <w:pPr>
        <w:ind w:firstLine="567"/>
        <w:jc w:val="thaiDistribute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ins w:id="137" w:author="Bounleuth VONGMANY" w:date="2020-10-04T15:26:00Z">
        <w:r w:rsidRPr="000B75BD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ໂຄງ</w:t>
        </w:r>
        <w:r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ຂ່</w:t>
        </w:r>
        <w:r w:rsidRPr="000B75BD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າຍປະສາດ</w:t>
        </w:r>
        <w:r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ທຽມ</w:t>
        </w:r>
        <w:r w:rsidRPr="000B75BD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ແບບຄອນໂວລ</w:t>
        </w:r>
        <w:r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ູ</w:t>
        </w:r>
        <w:r w:rsidRPr="000B75BD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 xml:space="preserve">ຊັນ </w:t>
        </w:r>
        <w:r w:rsidR="0017566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(</w:t>
        </w:r>
      </w:ins>
      <w:r w:rsidR="008E1392" w:rsidRPr="0055369A">
        <w:rPr>
          <w:rFonts w:ascii="Times New Roman" w:eastAsia="Phetsarath OT" w:hAnsi="Times New Roman" w:cs="Times New Roman"/>
          <w:sz w:val="24"/>
          <w:szCs w:val="24"/>
          <w:lang w:bidi="lo-LA"/>
        </w:rPr>
        <w:t>Convolutional</w:t>
      </w:r>
      <w:r w:rsidR="008E1392" w:rsidRPr="0055369A">
        <w:rPr>
          <w:rFonts w:ascii="Times New Roman" w:eastAsia="Phetsarath OT" w:hAnsi="Times New Roman" w:cs="Times New Roman"/>
          <w:sz w:val="24"/>
          <w:szCs w:val="24"/>
        </w:rPr>
        <w:t xml:space="preserve"> Neural Network </w:t>
      </w:r>
      <w:ins w:id="138" w:author="Bounleuth VONGMANY" w:date="2020-10-04T15:26:00Z">
        <w:r w:rsidR="00175665">
          <w:rPr>
            <w:rFonts w:ascii="Times New Roman" w:eastAsia="Phetsarath OT" w:hAnsi="Times New Roman" w:cs="DokChampa" w:hint="cs"/>
            <w:sz w:val="24"/>
            <w:szCs w:val="24"/>
            <w:cs/>
            <w:lang w:bidi="lo-LA"/>
          </w:rPr>
          <w:t xml:space="preserve">: </w:t>
        </w:r>
      </w:ins>
      <w:del w:id="139" w:author="Bounleuth VONGMANY" w:date="2020-10-04T15:26:00Z">
        <w:r w:rsidR="008E1392" w:rsidRPr="0055369A" w:rsidDel="00175665">
          <w:rPr>
            <w:rFonts w:ascii="Times New Roman" w:eastAsia="Phetsarath OT" w:hAnsi="Times New Roman" w:cs="Times New Roman"/>
            <w:sz w:val="24"/>
            <w:szCs w:val="24"/>
          </w:rPr>
          <w:delText>(</w:delText>
        </w:r>
      </w:del>
      <w:r w:rsidR="008E1392" w:rsidRPr="0055369A">
        <w:rPr>
          <w:rFonts w:ascii="Times New Roman" w:eastAsia="Phetsarath OT" w:hAnsi="Times New Roman" w:cs="Times New Roman"/>
          <w:sz w:val="24"/>
          <w:szCs w:val="24"/>
        </w:rPr>
        <w:t>CNN</w:t>
      </w:r>
      <w:del w:id="140" w:author="Bounleuth VONGMANY" w:date="2020-10-04T15:26:00Z">
        <w:r w:rsidR="008E1392" w:rsidRPr="0055369A" w:rsidDel="00175665">
          <w:rPr>
            <w:rFonts w:ascii="Times New Roman" w:eastAsia="Phetsarath OT" w:hAnsi="Times New Roman" w:cs="Times New Roman"/>
            <w:sz w:val="24"/>
            <w:szCs w:val="24"/>
          </w:rPr>
          <w:delText>)</w:delText>
        </w:r>
      </w:del>
      <w:ins w:id="141" w:author="Bounleuth VONGMANY" w:date="2020-10-04T15:26:00Z">
        <w:r w:rsidR="00175665">
          <w:rPr>
            <w:rFonts w:ascii="Times New Roman" w:eastAsia="Phetsarath OT" w:hAnsi="Times New Roman" w:cs="DokChampa" w:hint="cs"/>
            <w:sz w:val="24"/>
            <w:szCs w:val="24"/>
            <w:cs/>
            <w:lang w:bidi="lo-LA"/>
          </w:rPr>
          <w:t>)</w:t>
        </w:r>
      </w:ins>
      <w:del w:id="142" w:author="Bounleuth VONGMANY" w:date="2020-10-04T15:27:00Z">
        <w:r w:rsidR="008E1392" w:rsidRPr="000B75BD" w:rsidDel="00175665">
          <w:rPr>
            <w:rFonts w:ascii="Phetsarath OT" w:eastAsia="Phetsarath OT" w:hAnsi="Phetsarath OT" w:cs="Phetsarath OT"/>
            <w:sz w:val="24"/>
            <w:szCs w:val="24"/>
          </w:rPr>
          <w:delText xml:space="preserve"> </w:delText>
        </w:r>
      </w:del>
      <w:del w:id="143" w:author="Bounleuth VONGMANY" w:date="2020-10-04T15:26:00Z">
        <w:r w:rsidR="008E1392" w:rsidRPr="000B75BD" w:rsidDel="00175665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 xml:space="preserve">ເປັນ </w:delText>
        </w:r>
        <w:r w:rsidR="008E1392" w:rsidRPr="000B75BD" w:rsidDel="00E17470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ໂຄງ</w:delText>
        </w:r>
      </w:del>
      <w:del w:id="144" w:author="Bounleuth VONGMANY" w:date="2020-10-04T15:25:00Z">
        <w:r w:rsidR="008E1392" w:rsidRPr="000B75BD" w:rsidDel="00E17470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ຄ່າຍ</w:delText>
        </w:r>
      </w:del>
      <w:del w:id="145" w:author="Bounleuth VONGMANY" w:date="2020-10-04T15:26:00Z">
        <w:r w:rsidR="008E1392" w:rsidRPr="000B75BD" w:rsidDel="00E17470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ປະສາດແບບຄອນໂວລ</w:delText>
        </w:r>
        <w:r w:rsidR="000D1A53" w:rsidDel="00E17470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ູ</w:delText>
        </w:r>
        <w:r w:rsidR="008E1392" w:rsidRPr="000B75BD" w:rsidDel="00E17470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ຊັນ</w:delText>
        </w:r>
      </w:del>
      <w:r w:rsidR="008E1392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ເຊ</w:t>
      </w:r>
      <w:r w:rsidR="000D1A53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ິ່</w:t>
      </w:r>
      <w:r w:rsidR="008E1392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ງເປັນໂຄງ</w:t>
      </w:r>
      <w:del w:id="146" w:author="Bounleuth VONGMANY" w:date="2020-10-04T15:27:00Z">
        <w:r w:rsidR="008E1392" w:rsidRPr="000B75BD" w:rsidDel="0017566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ຄ່າຍ</w:delText>
        </w:r>
      </w:del>
      <w:ins w:id="147" w:author="Bounleuth VONGMANY" w:date="2020-10-04T15:27:00Z">
        <w:r w:rsidR="0017566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ຂ່</w:t>
        </w:r>
        <w:r w:rsidR="00175665" w:rsidRPr="000B75BD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າຍ</w:t>
        </w:r>
      </w:ins>
      <w:r w:rsidR="008E1392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ປະສາດທຽມ</w:t>
      </w:r>
      <w:del w:id="148" w:author="Bounleuth VONGMANY" w:date="2020-10-04T14:38:00Z">
        <w:r w:rsidR="008E1392" w:rsidRPr="000B75BD" w:rsidDel="00627E1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ໜື່ງ</w:delText>
        </w:r>
      </w:del>
      <w:ins w:id="149" w:author="Bounleuth VONGMANY" w:date="2020-10-04T14:38:00Z">
        <w:r w:rsidR="00627E1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ໜຶ່ງ</w:t>
        </w:r>
      </w:ins>
      <w:r w:rsidR="008E1392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ໃນກຸ່ມ </w:t>
      </w:r>
      <w:del w:id="150" w:author="Bounleuth VONGMANY" w:date="2020-10-04T15:27:00Z">
        <w:r w:rsidR="008E1392" w:rsidRPr="00E85144" w:rsidDel="00175665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delText>bio</w:delText>
        </w:r>
      </w:del>
      <w:ins w:id="151" w:author="Bounleuth VONGMANY" w:date="2020-10-04T15:27:00Z">
        <w:r w:rsidR="00175665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t>B</w:t>
        </w:r>
        <w:r w:rsidR="00175665" w:rsidRPr="00E85144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t>io</w:t>
        </w:r>
      </w:ins>
      <w:r w:rsidR="008E1392"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-inspired</w:t>
      </w:r>
      <w:r w:rsidR="00406EA8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ໃນການເຮັດວຽກຂອງ </w:t>
      </w:r>
      <w:r w:rsidR="00406EA8"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CNN</w:t>
      </w:r>
      <w:r w:rsidR="00406EA8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ins w:id="152" w:author="Bounleuth VONGMANY" w:date="2020-10-04T15:27:00Z">
        <w:r w:rsidR="0017566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ເພື່ອ</w:t>
        </w:r>
      </w:ins>
      <w:ins w:id="153" w:author="Bounleuth VONGMANY" w:date="2020-10-04T15:28:00Z">
        <w:r w:rsidR="0017566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ການຊອກ</w:t>
        </w:r>
      </w:ins>
      <w:del w:id="154" w:author="Bounleuth VONGMANY" w:date="2020-10-04T15:27:00Z">
        <w:r w:rsidR="00406EA8" w:rsidRPr="000B75BD" w:rsidDel="0017566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ແມ່ນ</w:delText>
        </w:r>
      </w:del>
      <w:r w:rsidR="00406EA8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ຫາຄຸນລັກສະນະຂອງຮູບພາບໂດຍການແບ່ງຮູບພາບເປັນ</w:t>
      </w:r>
      <w:ins w:id="155" w:author="Bounleuth VONGMANY" w:date="2020-10-04T14:39:00Z">
        <w:r w:rsidR="00627E1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ຫຼາຍ</w:t>
        </w:r>
      </w:ins>
      <w:r w:rsidR="00406EA8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ສ່ວນ</w:t>
      </w:r>
      <w:ins w:id="156" w:author="Bounleuth VONGMANY" w:date="2020-10-04T14:39:00Z">
        <w:r w:rsidR="00627E1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ນ້ອຍ</w:t>
        </w:r>
      </w:ins>
      <w:r w:rsidR="00406EA8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ໆ ຈາກນັ້ນ</w:t>
      </w:r>
      <w:ins w:id="157" w:author="Bounleuth VONGMANY" w:date="2020-10-04T15:28:00Z">
        <w:r w:rsidR="0017566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ຈຶ່ງ</w:t>
        </w:r>
      </w:ins>
      <w:del w:id="158" w:author="Bounleuth VONGMANY" w:date="2020-10-04T15:28:00Z">
        <w:r w:rsidR="00406EA8" w:rsidRPr="000B75BD" w:rsidDel="0017566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ເຮັດການ</w:delText>
        </w:r>
      </w:del>
      <w:r w:rsidR="00406EA8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ຄໍານວນ</w:t>
      </w:r>
      <w:ins w:id="159" w:author="Bounleuth VONGMANY" w:date="2020-10-04T15:29:00Z">
        <w:r w:rsidR="0017566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ຊອກ</w:t>
        </w:r>
      </w:ins>
      <w:r w:rsidR="00406EA8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ຫາຄຸນລັກສະນະໂດຍການເລື</w:t>
      </w:r>
      <w:r w:rsidR="00E605A6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່</w:t>
      </w:r>
      <w:r w:rsidR="00406EA8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ອນໄປເທື່ອລະຈຸດ</w:t>
      </w:r>
      <w:ins w:id="160" w:author="Bounleuth VONGMANY" w:date="2020-10-04T15:29:00Z">
        <w:r w:rsidR="0017566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ຂອງຮູບພາບ</w:t>
        </w:r>
      </w:ins>
      <w:r w:rsidR="00406EA8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.</w:t>
      </w:r>
      <w:r w:rsidR="00BE5153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(ອະທິບາຍອົງປະກອບ ແລະການເຮັດວຽກຂອງ </w:t>
      </w:r>
      <w:r w:rsidR="00BE5153" w:rsidRPr="0055369A">
        <w:rPr>
          <w:rFonts w:ascii="Times New Roman" w:eastAsia="Phetsarath OT" w:hAnsi="Times New Roman" w:cs="Times New Roman"/>
          <w:sz w:val="24"/>
          <w:szCs w:val="24"/>
        </w:rPr>
        <w:t>CNN</w:t>
      </w:r>
      <w:r w:rsidR="00BE5153">
        <w:rPr>
          <w:rFonts w:ascii="Times New Roman" w:eastAsia="Phetsarath OT" w:hAnsi="Times New Roman" w:cs="DokChampa" w:hint="cs"/>
          <w:sz w:val="24"/>
          <w:szCs w:val="24"/>
          <w:cs/>
          <w:lang w:bidi="lo-LA"/>
        </w:rPr>
        <w:t xml:space="preserve"> </w:t>
      </w:r>
      <w:r w:rsidR="00BE5153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ຕື່ມ</w:t>
      </w:r>
      <w:r w:rsidR="00BE5153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) </w:t>
      </w:r>
      <w:r w:rsidR="00BE5153" w:rsidRPr="00BE5153">
        <w:rPr>
          <w:rFonts w:ascii="Phetsarath OT" w:eastAsia="Phetsarath OT" w:hAnsi="Phetsarath OT" w:cs="Phetsarath OT" w:hint="cs"/>
          <w:color w:val="FF0000"/>
          <w:sz w:val="24"/>
          <w:szCs w:val="24"/>
          <w:cs/>
          <w:lang w:val="en-US" w:bidi="lo-LA"/>
        </w:rPr>
        <w:t>(ເອກະສານອ້າງອີງ?)</w:t>
      </w:r>
    </w:p>
    <w:p w14:paraId="1A50FDC9" w14:textId="2C7E8985" w:rsidR="00406EA8" w:rsidRDefault="00406EA8" w:rsidP="0055369A">
      <w:pPr>
        <w:pStyle w:val="ListParagraph"/>
        <w:ind w:left="0"/>
        <w:jc w:val="center"/>
        <w:rPr>
          <w:rFonts w:ascii="Phetsarath OT" w:eastAsia="Phetsarath OT" w:hAnsi="Phetsarath OT" w:cs="Phetsarath OT"/>
          <w:sz w:val="24"/>
          <w:szCs w:val="24"/>
          <w:lang w:bidi="lo-LA"/>
        </w:rPr>
      </w:pPr>
      <w:r>
        <w:rPr>
          <w:noProof/>
          <w:lang w:val="en-US" w:bidi="th-TH"/>
        </w:rPr>
        <w:drawing>
          <wp:inline distT="0" distB="0" distL="0" distR="0" wp14:anchorId="1A257970" wp14:editId="0F5AE136">
            <wp:extent cx="4773219" cy="2127483"/>
            <wp:effectExtent l="0" t="0" r="8890" b="6350"/>
            <wp:docPr id="1" name="Picture 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976" cy="213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FE970" w14:textId="78566D95" w:rsidR="00DC7E82" w:rsidRPr="0055369A" w:rsidRDefault="00406EA8" w:rsidP="0055369A">
      <w:pPr>
        <w:pStyle w:val="ListParagraph"/>
        <w:ind w:left="0"/>
        <w:jc w:val="center"/>
        <w:rPr>
          <w:rFonts w:ascii="Phetsarath OT" w:eastAsia="Phetsarath OT" w:hAnsi="Phetsarath OT" w:cs="Phetsarath OT"/>
          <w:sz w:val="20"/>
          <w:szCs w:val="20"/>
          <w:lang w:val="en-US" w:bidi="lo-LA"/>
        </w:rPr>
      </w:pPr>
      <w:r w:rsidRPr="0055369A">
        <w:rPr>
          <w:rFonts w:ascii="Phetsarath OT" w:eastAsia="Phetsarath OT" w:hAnsi="Phetsarath OT" w:cs="Phetsarath OT" w:hint="cs"/>
          <w:sz w:val="20"/>
          <w:szCs w:val="20"/>
          <w:cs/>
          <w:lang w:bidi="lo-LA"/>
        </w:rPr>
        <w:t>ຮູບ</w:t>
      </w:r>
      <w:r w:rsidR="0055369A" w:rsidRPr="0055369A">
        <w:rPr>
          <w:rFonts w:ascii="Phetsarath OT" w:eastAsia="Phetsarath OT" w:hAnsi="Phetsarath OT" w:cs="Phetsarath OT" w:hint="cs"/>
          <w:sz w:val="20"/>
          <w:szCs w:val="20"/>
          <w:cs/>
          <w:lang w:bidi="lo-LA"/>
        </w:rPr>
        <w:t>ທີ</w:t>
      </w:r>
      <w:r w:rsidRPr="0055369A">
        <w:rPr>
          <w:rFonts w:ascii="Phetsarath OT" w:eastAsia="Phetsarath OT" w:hAnsi="Phetsarath OT" w:cs="Phetsarath OT" w:hint="cs"/>
          <w:sz w:val="20"/>
          <w:szCs w:val="20"/>
          <w:cs/>
          <w:lang w:bidi="lo-LA"/>
        </w:rPr>
        <w:t xml:space="preserve"> 1</w:t>
      </w:r>
      <w:r w:rsidR="0055369A">
        <w:rPr>
          <w:rFonts w:ascii="Phetsarath OT" w:eastAsia="Phetsarath OT" w:hAnsi="Phetsarath OT" w:cs="Phetsarath OT" w:hint="cs"/>
          <w:sz w:val="20"/>
          <w:szCs w:val="20"/>
          <w:cs/>
          <w:lang w:bidi="lo-LA"/>
        </w:rPr>
        <w:t xml:space="preserve">: </w:t>
      </w:r>
      <w:r w:rsidRPr="0055369A">
        <w:rPr>
          <w:rFonts w:ascii="Phetsarath OT" w:eastAsia="Phetsarath OT" w:hAnsi="Phetsarath OT" w:cs="Phetsarath OT" w:hint="cs"/>
          <w:sz w:val="20"/>
          <w:szCs w:val="20"/>
          <w:cs/>
          <w:lang w:bidi="lo-LA"/>
        </w:rPr>
        <w:t xml:space="preserve"> </w:t>
      </w:r>
      <w:r w:rsidRPr="0055369A">
        <w:rPr>
          <w:rFonts w:ascii="Phetsarath OT" w:eastAsia="Phetsarath OT" w:hAnsi="Phetsarath OT" w:cs="Phetsarath OT" w:hint="cs"/>
          <w:sz w:val="20"/>
          <w:szCs w:val="20"/>
          <w:cs/>
          <w:lang w:val="en-US" w:bidi="lo-LA"/>
        </w:rPr>
        <w:t>ໂຄງ</w:t>
      </w:r>
      <w:ins w:id="161" w:author="Bounleuth VONGMANY" w:date="2020-10-04T15:30:00Z">
        <w:r w:rsidR="00D47F91">
          <w:rPr>
            <w:rFonts w:ascii="Phetsarath OT" w:eastAsia="Phetsarath OT" w:hAnsi="Phetsarath OT" w:cs="Phetsarath OT" w:hint="cs"/>
            <w:sz w:val="20"/>
            <w:szCs w:val="20"/>
            <w:cs/>
            <w:lang w:val="en-US" w:bidi="lo-LA"/>
          </w:rPr>
          <w:t>ສ້າງ</w:t>
        </w:r>
      </w:ins>
      <w:ins w:id="162" w:author="Bounleuth VONGMANY" w:date="2020-10-04T15:31:00Z">
        <w:r w:rsidR="00D47F91">
          <w:rPr>
            <w:rFonts w:ascii="Phetsarath OT" w:eastAsia="Phetsarath OT" w:hAnsi="Phetsarath OT" w:cs="Phetsarath OT" w:hint="cs"/>
            <w:sz w:val="20"/>
            <w:szCs w:val="20"/>
            <w:cs/>
            <w:lang w:val="en-US" w:bidi="lo-LA"/>
          </w:rPr>
          <w:t>ການ</w:t>
        </w:r>
      </w:ins>
      <w:del w:id="163" w:author="Bounleuth VONGMANY" w:date="2020-10-04T14:51:00Z">
        <w:r w:rsidRPr="0055369A" w:rsidDel="00A944E5">
          <w:rPr>
            <w:rFonts w:ascii="Phetsarath OT" w:eastAsia="Phetsarath OT" w:hAnsi="Phetsarath OT" w:cs="Phetsarath OT" w:hint="cs"/>
            <w:sz w:val="20"/>
            <w:szCs w:val="20"/>
            <w:cs/>
            <w:lang w:val="en-US" w:bidi="lo-LA"/>
          </w:rPr>
          <w:delText>ສ້າງ</w:delText>
        </w:r>
      </w:del>
      <w:del w:id="164" w:author="Bounleuth VONGMANY" w:date="2020-10-04T15:31:00Z">
        <w:r w:rsidRPr="0055369A" w:rsidDel="00D47F91">
          <w:rPr>
            <w:rFonts w:ascii="Phetsarath OT" w:eastAsia="Phetsarath OT" w:hAnsi="Phetsarath OT" w:cs="Phetsarath OT" w:hint="cs"/>
            <w:sz w:val="20"/>
            <w:szCs w:val="20"/>
            <w:cs/>
            <w:lang w:val="en-US" w:bidi="lo-LA"/>
          </w:rPr>
          <w:delText>ການ</w:delText>
        </w:r>
      </w:del>
      <w:r w:rsidRPr="0055369A">
        <w:rPr>
          <w:rFonts w:ascii="Phetsarath OT" w:eastAsia="Phetsarath OT" w:hAnsi="Phetsarath OT" w:cs="Phetsarath OT" w:hint="cs"/>
          <w:sz w:val="20"/>
          <w:szCs w:val="20"/>
          <w:cs/>
          <w:lang w:val="en-US" w:bidi="lo-LA"/>
        </w:rPr>
        <w:t xml:space="preserve">ເຮັດວຽກຂອງ </w:t>
      </w:r>
      <w:r w:rsidRPr="0055369A">
        <w:rPr>
          <w:rFonts w:ascii="Times New Roman" w:eastAsia="Phetsarath OT" w:hAnsi="Times New Roman" w:cs="Times New Roman"/>
          <w:sz w:val="20"/>
          <w:szCs w:val="20"/>
          <w:lang w:val="en-US" w:bidi="lo-LA"/>
        </w:rPr>
        <w:t>CNN</w:t>
      </w:r>
    </w:p>
    <w:p w14:paraId="7A9E4C81" w14:textId="77777777" w:rsidR="00BE5153" w:rsidRDefault="00BE5153" w:rsidP="00A47C4E">
      <w:pPr>
        <w:jc w:val="thaiDistribute"/>
        <w:rPr>
          <w:rFonts w:ascii="Times New Roman" w:eastAsia="Phetsarath OT" w:hAnsi="Times New Roman" w:cs="DokChampa"/>
          <w:b/>
          <w:bCs/>
          <w:sz w:val="24"/>
          <w:szCs w:val="24"/>
          <w:lang w:val="en-US" w:bidi="lo-LA"/>
        </w:rPr>
      </w:pPr>
    </w:p>
    <w:p w14:paraId="472BF4F0" w14:textId="14181304" w:rsidR="00A47C4E" w:rsidRPr="00A47C4E" w:rsidRDefault="00A47C4E" w:rsidP="00A47C4E">
      <w:pPr>
        <w:jc w:val="thaiDistribute"/>
        <w:rPr>
          <w:rFonts w:ascii="Times New Roman" w:eastAsia="Phetsarath OT" w:hAnsi="Times New Roman" w:cs="Times New Roman"/>
          <w:b/>
          <w:bCs/>
          <w:sz w:val="24"/>
          <w:szCs w:val="24"/>
          <w:lang w:val="en-US" w:bidi="lo-LA"/>
        </w:rPr>
      </w:pPr>
      <w:r w:rsidRPr="00A47C4E">
        <w:rPr>
          <w:rFonts w:ascii="Times New Roman" w:eastAsia="Phetsarath OT" w:hAnsi="Times New Roman" w:cs="Times New Roman"/>
          <w:b/>
          <w:bCs/>
          <w:sz w:val="24"/>
          <w:szCs w:val="24"/>
          <w:cs/>
          <w:lang w:val="en-US" w:bidi="lo-LA"/>
        </w:rPr>
        <w:t xml:space="preserve">3.2 </w:t>
      </w:r>
      <w:r w:rsidRPr="00A47C4E">
        <w:rPr>
          <w:rFonts w:ascii="Times New Roman" w:eastAsia="Phetsarath OT" w:hAnsi="Times New Roman" w:cs="Times New Roman"/>
          <w:b/>
          <w:bCs/>
          <w:sz w:val="24"/>
          <w:szCs w:val="24"/>
          <w:lang w:val="en-US" w:bidi="lo-LA"/>
        </w:rPr>
        <w:t xml:space="preserve">You </w:t>
      </w:r>
      <w:del w:id="165" w:author="Bounleuth VONGMANY" w:date="2020-10-04T14:41:00Z">
        <w:r w:rsidRPr="00A47C4E" w:rsidDel="00CA3F36">
          <w:rPr>
            <w:rFonts w:ascii="Times New Roman" w:eastAsia="Phetsarath OT" w:hAnsi="Times New Roman" w:cs="Times New Roman"/>
            <w:b/>
            <w:bCs/>
            <w:sz w:val="24"/>
            <w:szCs w:val="24"/>
            <w:lang w:val="en-US" w:bidi="lo-LA"/>
          </w:rPr>
          <w:delText xml:space="preserve">only </w:delText>
        </w:r>
      </w:del>
      <w:ins w:id="166" w:author="Bounleuth VONGMANY" w:date="2020-10-04T14:41:00Z">
        <w:r w:rsidRPr="00A47C4E">
          <w:rPr>
            <w:rFonts w:ascii="Times New Roman" w:eastAsia="Phetsarath OT" w:hAnsi="Times New Roman" w:cs="Times New Roman"/>
            <w:b/>
            <w:bCs/>
            <w:sz w:val="24"/>
            <w:szCs w:val="24"/>
            <w:lang w:val="en-US" w:bidi="lo-LA"/>
          </w:rPr>
          <w:t xml:space="preserve">Only </w:t>
        </w:r>
      </w:ins>
      <w:del w:id="167" w:author="Bounleuth VONGMANY" w:date="2020-10-04T14:40:00Z">
        <w:r w:rsidRPr="00A47C4E" w:rsidDel="00627E1C">
          <w:rPr>
            <w:rFonts w:ascii="Times New Roman" w:eastAsia="Phetsarath OT" w:hAnsi="Times New Roman" w:cs="Times New Roman"/>
            <w:b/>
            <w:bCs/>
            <w:sz w:val="24"/>
            <w:szCs w:val="24"/>
            <w:lang w:val="en-US" w:bidi="lo-LA"/>
          </w:rPr>
          <w:delText xml:space="preserve">live </w:delText>
        </w:r>
      </w:del>
      <w:ins w:id="168" w:author="Bounleuth VONGMANY" w:date="2020-10-04T14:40:00Z">
        <w:r w:rsidRPr="00A47C4E">
          <w:rPr>
            <w:rFonts w:ascii="Times New Roman" w:eastAsia="Phetsarath OT" w:hAnsi="Times New Roman" w:cs="Times New Roman"/>
            <w:b/>
            <w:bCs/>
            <w:sz w:val="24"/>
            <w:szCs w:val="30"/>
            <w:lang w:val="en-US" w:bidi="th-TH"/>
          </w:rPr>
          <w:t>Look</w:t>
        </w:r>
        <w:r w:rsidRPr="00A47C4E">
          <w:rPr>
            <w:rFonts w:ascii="Times New Roman" w:eastAsia="Phetsarath OT" w:hAnsi="Times New Roman" w:cs="Times New Roman"/>
            <w:b/>
            <w:bCs/>
            <w:sz w:val="24"/>
            <w:szCs w:val="24"/>
            <w:lang w:val="en-US" w:bidi="lo-LA"/>
          </w:rPr>
          <w:t xml:space="preserve"> </w:t>
        </w:r>
      </w:ins>
      <w:del w:id="169" w:author="Bounleuth VONGMANY" w:date="2020-10-04T14:41:00Z">
        <w:r w:rsidRPr="00A47C4E" w:rsidDel="00CA3F36">
          <w:rPr>
            <w:rFonts w:ascii="Times New Roman" w:eastAsia="Phetsarath OT" w:hAnsi="Times New Roman" w:cs="Times New Roman"/>
            <w:b/>
            <w:bCs/>
            <w:sz w:val="24"/>
            <w:szCs w:val="24"/>
            <w:lang w:val="en-US" w:bidi="lo-LA"/>
          </w:rPr>
          <w:delText xml:space="preserve">once </w:delText>
        </w:r>
      </w:del>
      <w:ins w:id="170" w:author="Bounleuth VONGMANY" w:date="2020-10-04T14:41:00Z">
        <w:r w:rsidRPr="00A47C4E">
          <w:rPr>
            <w:rFonts w:ascii="Times New Roman" w:eastAsia="Phetsarath OT" w:hAnsi="Times New Roman" w:cs="Times New Roman"/>
            <w:b/>
            <w:bCs/>
            <w:sz w:val="24"/>
            <w:szCs w:val="24"/>
            <w:lang w:val="en-US" w:bidi="lo-LA"/>
          </w:rPr>
          <w:t xml:space="preserve">Once </w:t>
        </w:r>
      </w:ins>
      <w:r w:rsidRPr="00A47C4E">
        <w:rPr>
          <w:rFonts w:ascii="Times New Roman" w:eastAsia="Phetsarath OT" w:hAnsi="Times New Roman" w:cs="Times New Roman"/>
          <w:b/>
          <w:bCs/>
          <w:sz w:val="24"/>
          <w:szCs w:val="24"/>
          <w:lang w:val="en-US" w:bidi="lo-LA"/>
        </w:rPr>
        <w:t>(YOLO)</w:t>
      </w:r>
    </w:p>
    <w:p w14:paraId="079F7B15" w14:textId="77777777" w:rsidR="00A47C4E" w:rsidRPr="00A47C4E" w:rsidDel="008D5139" w:rsidRDefault="00A47C4E" w:rsidP="00DC7E82">
      <w:pPr>
        <w:pStyle w:val="ListParagraph"/>
        <w:ind w:firstLine="720"/>
        <w:jc w:val="center"/>
        <w:rPr>
          <w:del w:id="171" w:author="Bounleuth VONGMANY" w:date="2020-10-04T15:31:00Z"/>
          <w:rFonts w:ascii="Phetsarath OT" w:eastAsia="Phetsarath OT" w:hAnsi="Phetsarath OT" w:cs="Phetsarath OT"/>
          <w:sz w:val="24"/>
          <w:szCs w:val="24"/>
          <w:lang w:val="en-US" w:bidi="lo-LA"/>
        </w:rPr>
      </w:pPr>
    </w:p>
    <w:p w14:paraId="3CACE329" w14:textId="4500E32C" w:rsidR="003A2135" w:rsidRPr="00436833" w:rsidRDefault="003A2135" w:rsidP="00436833">
      <w:pPr>
        <w:ind w:firstLine="567"/>
        <w:jc w:val="thaiDistribute"/>
        <w:rPr>
          <w:rFonts w:ascii="Phetsarath OT" w:eastAsia="Phetsarath OT" w:hAnsi="Phetsarath OT" w:cs="Phetsarath OT"/>
          <w:color w:val="FF0000"/>
          <w:sz w:val="24"/>
          <w:szCs w:val="24"/>
          <w:lang w:val="en-US" w:bidi="lo-LA"/>
        </w:rPr>
      </w:pPr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You </w:t>
      </w:r>
      <w:del w:id="172" w:author="Bounleuth VONGMANY" w:date="2020-10-04T14:41:00Z">
        <w:r w:rsidRPr="00E85144" w:rsidDel="00CA3F36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delText xml:space="preserve">only </w:delText>
        </w:r>
      </w:del>
      <w:ins w:id="173" w:author="Bounleuth VONGMANY" w:date="2020-10-04T14:41:00Z">
        <w:r w:rsidR="00CA3F36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t>O</w:t>
        </w:r>
        <w:r w:rsidR="00CA3F36" w:rsidRPr="00E85144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t xml:space="preserve">nly </w:t>
        </w:r>
      </w:ins>
      <w:del w:id="174" w:author="Bounleuth VONGMANY" w:date="2020-10-04T14:40:00Z">
        <w:r w:rsidRPr="00E85144" w:rsidDel="00627E1C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delText xml:space="preserve">live </w:delText>
        </w:r>
      </w:del>
      <w:ins w:id="175" w:author="Bounleuth VONGMANY" w:date="2020-10-04T14:40:00Z">
        <w:r w:rsidR="00627E1C">
          <w:rPr>
            <w:rFonts w:ascii="Times New Roman" w:eastAsia="Phetsarath OT" w:hAnsi="Times New Roman"/>
            <w:sz w:val="24"/>
            <w:szCs w:val="30"/>
            <w:lang w:val="en-US" w:bidi="th-TH"/>
          </w:rPr>
          <w:t>Look</w:t>
        </w:r>
        <w:r w:rsidR="00627E1C" w:rsidRPr="00E85144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t xml:space="preserve"> </w:t>
        </w:r>
      </w:ins>
      <w:del w:id="176" w:author="Bounleuth VONGMANY" w:date="2020-10-04T14:41:00Z">
        <w:r w:rsidRPr="00E85144" w:rsidDel="00CA3F36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delText xml:space="preserve">once </w:delText>
        </w:r>
      </w:del>
      <w:ins w:id="177" w:author="Bounleuth VONGMANY" w:date="2020-10-04T14:41:00Z">
        <w:r w:rsidR="00CA3F36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t>O</w:t>
        </w:r>
        <w:r w:rsidR="00CA3F36" w:rsidRPr="00E85144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t xml:space="preserve">nce </w:t>
        </w:r>
      </w:ins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(YOLO)</w:t>
      </w:r>
      <w:r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ເປັນການຂະຫຍາຍຫຼັກການຂອງ </w:t>
      </w:r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CNN</w:t>
      </w:r>
      <w:r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ໃຫ້</w:t>
      </w:r>
      <w:del w:id="178" w:author="Bounleuth VONGMANY" w:date="2020-10-04T15:31:00Z">
        <w:r w:rsidRPr="000B75BD" w:rsidDel="008D513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ໃວ</w:delText>
        </w:r>
      </w:del>
      <w:ins w:id="179" w:author="Bounleuth VONGMANY" w:date="2020-10-04T15:31:00Z">
        <w:r w:rsidR="008D513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ໄ</w:t>
        </w:r>
        <w:r w:rsidR="008D5139" w:rsidRPr="000B75BD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ວ</w:t>
        </w:r>
      </w:ins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ກ</w:t>
      </w:r>
      <w:ins w:id="180" w:author="Bounleuth VONGMANY" w:date="2020-10-04T15:31:00Z">
        <w:r w:rsidR="008D513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ວ່າ</w:t>
        </w:r>
      </w:ins>
      <w:del w:id="181" w:author="Bounleuth VONGMANY" w:date="2020-10-04T15:31:00Z">
        <w:r w:rsidRPr="000B75BD" w:rsidDel="008D513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່າວ</w:delText>
        </w:r>
      </w:del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ເກົ່າໂດຍການນໍາໃຊ້ຫຼັກ</w:t>
      </w:r>
      <w:ins w:id="182" w:author="Bounleuth VONGMANY" w:date="2020-10-04T15:32:00Z">
        <w:r w:rsidR="008D513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ກ</w:t>
        </w:r>
      </w:ins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ານ</w:t>
      </w:r>
      <w:r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DC7E82" w:rsidRPr="008D5139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183" w:author="Bounleuth VONGMANY" w:date="2020-10-04T15:32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Classification</w:t>
      </w:r>
      <w:r w:rsidR="00DC7E82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DC7E82" w:rsidRPr="000B75BD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>ແລະ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</w:t>
      </w:r>
      <w:r w:rsidRPr="0055369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ການ</w:t>
      </w:r>
      <w:ins w:id="184" w:author="Bounleuth VONGMANY" w:date="2020-10-04T15:32:00Z">
        <w:r w:rsidR="008D5139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ຊອກ</w:t>
        </w:r>
      </w:ins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ຫາຕໍາແໜ</w:t>
      </w:r>
      <w:ins w:id="185" w:author="Bounleuth VONGMANY" w:date="2020-10-04T15:32:00Z">
        <w:r w:rsidR="008D513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່</w:t>
        </w:r>
      </w:ins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ງຂອງວັດ</w:t>
      </w:r>
      <w:r w:rsidR="00DC7E82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ຖຸ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ໂດຍໃຊ້ </w:t>
      </w:r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Bounding Box</w:t>
      </w:r>
      <w:r w:rsidR="00E85144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</w:t>
      </w:r>
      <w:r w:rsidR="00DC7E82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ແລ້ວແບ່ງພາບອອກເປັນ</w:t>
      </w:r>
      <w:ins w:id="186" w:author="Bounleuth VONGMANY" w:date="2020-10-04T15:32:00Z">
        <w:r w:rsidR="008D513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ຫຼາຍ</w:t>
        </w:r>
      </w:ins>
      <w:r w:rsidR="00DC7E82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ສ່ວນ</w:t>
      </w:r>
      <w:ins w:id="187" w:author="Bounleuth VONGMANY" w:date="2020-10-04T15:32:00Z">
        <w:r w:rsidR="008D513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ນ້ອຍ</w:t>
        </w:r>
      </w:ins>
      <w:r w:rsidR="00DC7E82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ໆ</w:t>
      </w:r>
      <w:ins w:id="188" w:author="Bounleuth VONGMANY" w:date="2020-10-04T15:33:00Z">
        <w:r w:rsidR="008D513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 xml:space="preserve"> ເພື່ອ</w:t>
        </w:r>
      </w:ins>
      <w:del w:id="189" w:author="Bounleuth VONGMANY" w:date="2020-10-04T15:33:00Z">
        <w:r w:rsidRPr="000B75BD" w:rsidDel="008D513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ເຮັດການ</w:delText>
        </w:r>
      </w:del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ຄໍານວນ</w:t>
      </w:r>
      <w:ins w:id="190" w:author="Bounleuth VONGMANY" w:date="2020-10-04T15:33:00Z">
        <w:r w:rsidR="008D513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ຊອກ</w:t>
        </w:r>
      </w:ins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ຫາຄຸນລັກສະນະໄປພ້ອມໆກັ</w:t>
      </w:r>
      <w:r w:rsidR="00DC7E82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ນ.</w:t>
      </w:r>
      <w:r w:rsidR="00BE5153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</w:t>
      </w:r>
      <w:r w:rsidR="00436833" w:rsidRPr="00436833">
        <w:rPr>
          <w:rFonts w:ascii="Phetsarath OT" w:eastAsia="Phetsarath OT" w:hAnsi="Phetsarath OT" w:cs="Phetsarath OT" w:hint="cs"/>
          <w:color w:val="FF0000"/>
          <w:sz w:val="24"/>
          <w:szCs w:val="24"/>
          <w:cs/>
          <w:lang w:val="en-US" w:bidi="lo-LA"/>
        </w:rPr>
        <w:t xml:space="preserve">(ອະທິບາຍອົງປະກອບ ແລະການເຮັດວຽກຂອງ </w:t>
      </w:r>
      <w:r w:rsidR="00436833" w:rsidRPr="00436833">
        <w:rPr>
          <w:rFonts w:ascii="Times New Roman" w:eastAsia="Phetsarath OT" w:hAnsi="Times New Roman" w:cs="Times New Roman"/>
          <w:color w:val="FF0000"/>
          <w:sz w:val="24"/>
          <w:szCs w:val="24"/>
          <w:lang w:val="en-US"/>
        </w:rPr>
        <w:t>YOLO</w:t>
      </w:r>
      <w:r w:rsidR="00436833" w:rsidRPr="00436833">
        <w:rPr>
          <w:rFonts w:ascii="Times New Roman" w:eastAsia="Phetsarath OT" w:hAnsi="Times New Roman" w:cs="DokChampa" w:hint="cs"/>
          <w:color w:val="FF0000"/>
          <w:sz w:val="24"/>
          <w:szCs w:val="24"/>
          <w:cs/>
          <w:lang w:bidi="lo-LA"/>
        </w:rPr>
        <w:t xml:space="preserve"> </w:t>
      </w:r>
      <w:r w:rsidR="00436833" w:rsidRPr="00436833">
        <w:rPr>
          <w:rFonts w:ascii="Phetsarath OT" w:eastAsia="Phetsarath OT" w:hAnsi="Phetsarath OT" w:cs="Phetsarath OT" w:hint="cs"/>
          <w:color w:val="FF0000"/>
          <w:sz w:val="24"/>
          <w:szCs w:val="24"/>
          <w:cs/>
          <w:lang w:bidi="lo-LA"/>
        </w:rPr>
        <w:t>ຕື່ມ</w:t>
      </w:r>
      <w:r w:rsidR="00436833" w:rsidRPr="00436833">
        <w:rPr>
          <w:rFonts w:ascii="Phetsarath OT" w:eastAsia="Phetsarath OT" w:hAnsi="Phetsarath OT" w:cs="Phetsarath OT" w:hint="cs"/>
          <w:color w:val="FF0000"/>
          <w:sz w:val="24"/>
          <w:szCs w:val="24"/>
          <w:cs/>
          <w:lang w:val="en-US" w:bidi="lo-LA"/>
        </w:rPr>
        <w:t>) (ເອກະສານອ້າງອີງ?)</w:t>
      </w:r>
    </w:p>
    <w:p w14:paraId="47F9A082" w14:textId="5EC97E88" w:rsidR="00DC7E82" w:rsidRDefault="004106B5" w:rsidP="0055369A">
      <w:pPr>
        <w:pStyle w:val="ListParagraph"/>
        <w:ind w:left="0"/>
        <w:jc w:val="center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>
        <w:rPr>
          <w:rFonts w:ascii="Phetsarath OT" w:eastAsia="Phetsarath OT" w:hAnsi="Phetsarath OT" w:cs="Phetsarath OT"/>
          <w:noProof/>
          <w:sz w:val="24"/>
          <w:szCs w:val="24"/>
          <w:lang w:val="en-US" w:bidi="th-TH"/>
        </w:rPr>
        <w:drawing>
          <wp:inline distT="0" distB="0" distL="0" distR="0" wp14:anchorId="49E4A34E" wp14:editId="2C00A241">
            <wp:extent cx="3851275" cy="20263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346" cy="203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170C" w14:textId="31DAA15D" w:rsidR="004106B5" w:rsidRPr="0055369A" w:rsidRDefault="004106B5" w:rsidP="0055369A">
      <w:pPr>
        <w:pStyle w:val="ListParagraph"/>
        <w:ind w:left="0"/>
        <w:jc w:val="center"/>
        <w:rPr>
          <w:rFonts w:ascii="Phetsarath OT" w:eastAsia="Phetsarath OT" w:hAnsi="Phetsarath OT" w:cs="Phetsarath OT"/>
          <w:sz w:val="20"/>
          <w:szCs w:val="20"/>
          <w:lang w:bidi="lo-LA"/>
        </w:rPr>
      </w:pPr>
      <w:r w:rsidRPr="0055369A">
        <w:rPr>
          <w:rFonts w:ascii="Phetsarath OT" w:eastAsia="Phetsarath OT" w:hAnsi="Phetsarath OT" w:cs="Phetsarath OT" w:hint="cs"/>
          <w:sz w:val="20"/>
          <w:szCs w:val="20"/>
          <w:cs/>
          <w:lang w:bidi="lo-LA"/>
        </w:rPr>
        <w:t>ຮູບ</w:t>
      </w:r>
      <w:r w:rsidR="00E605A6">
        <w:rPr>
          <w:rFonts w:ascii="Phetsarath OT" w:eastAsia="Phetsarath OT" w:hAnsi="Phetsarath OT" w:cs="Phetsarath OT" w:hint="cs"/>
          <w:sz w:val="20"/>
          <w:szCs w:val="20"/>
          <w:cs/>
          <w:lang w:bidi="lo-LA"/>
        </w:rPr>
        <w:t>ທີ</w:t>
      </w:r>
      <w:r w:rsidRPr="0055369A">
        <w:rPr>
          <w:rFonts w:ascii="Phetsarath OT" w:eastAsia="Phetsarath OT" w:hAnsi="Phetsarath OT" w:cs="Phetsarath OT" w:hint="cs"/>
          <w:sz w:val="20"/>
          <w:szCs w:val="20"/>
          <w:cs/>
          <w:lang w:bidi="lo-LA"/>
        </w:rPr>
        <w:t xml:space="preserve"> </w:t>
      </w:r>
      <w:r w:rsidRPr="0055369A">
        <w:rPr>
          <w:rFonts w:ascii="Phetsarath OT" w:eastAsia="Phetsarath OT" w:hAnsi="Phetsarath OT" w:cs="Phetsarath OT"/>
          <w:sz w:val="20"/>
          <w:szCs w:val="20"/>
          <w:lang w:bidi="lo-LA"/>
        </w:rPr>
        <w:t>2</w:t>
      </w:r>
      <w:r w:rsidRPr="0055369A">
        <w:rPr>
          <w:rFonts w:ascii="Phetsarath OT" w:eastAsia="Phetsarath OT" w:hAnsi="Phetsarath OT" w:cs="Phetsarath OT" w:hint="cs"/>
          <w:sz w:val="20"/>
          <w:szCs w:val="20"/>
          <w:cs/>
          <w:lang w:bidi="lo-LA"/>
        </w:rPr>
        <w:t xml:space="preserve"> ໂຄງ</w:t>
      </w:r>
      <w:del w:id="191" w:author="Bounleuth VONGMANY" w:date="2020-10-04T14:51:00Z">
        <w:r w:rsidRPr="0055369A" w:rsidDel="00A944E5">
          <w:rPr>
            <w:rFonts w:ascii="Phetsarath OT" w:eastAsia="Phetsarath OT" w:hAnsi="Phetsarath OT" w:cs="Phetsarath OT" w:hint="cs"/>
            <w:sz w:val="20"/>
            <w:szCs w:val="20"/>
            <w:cs/>
            <w:lang w:bidi="lo-LA"/>
          </w:rPr>
          <w:delText>ສ້າງ</w:delText>
        </w:r>
      </w:del>
      <w:ins w:id="192" w:author="Bounleuth VONGMANY" w:date="2020-10-04T15:33:00Z">
        <w:r w:rsidR="00667956">
          <w:rPr>
            <w:rFonts w:ascii="Phetsarath OT" w:eastAsia="Phetsarath OT" w:hAnsi="Phetsarath OT" w:cs="Phetsarath OT" w:hint="cs"/>
            <w:sz w:val="20"/>
            <w:szCs w:val="20"/>
            <w:cs/>
            <w:lang w:bidi="lo-LA"/>
          </w:rPr>
          <w:t>ສ້າງ</w:t>
        </w:r>
      </w:ins>
      <w:r w:rsidRPr="0055369A">
        <w:rPr>
          <w:rFonts w:ascii="Phetsarath OT" w:eastAsia="Phetsarath OT" w:hAnsi="Phetsarath OT" w:cs="Phetsarath OT" w:hint="cs"/>
          <w:sz w:val="20"/>
          <w:szCs w:val="20"/>
          <w:cs/>
          <w:lang w:bidi="lo-LA"/>
        </w:rPr>
        <w:t xml:space="preserve">ການເຮັດວຽກຂອງ </w:t>
      </w:r>
      <w:r w:rsidRPr="00E605A6">
        <w:rPr>
          <w:rFonts w:ascii="Times New Roman" w:eastAsia="Phetsarath OT" w:hAnsi="Times New Roman" w:cs="Times New Roman"/>
          <w:sz w:val="20"/>
          <w:szCs w:val="20"/>
          <w:lang w:bidi="lo-LA"/>
        </w:rPr>
        <w:t>YOLO</w:t>
      </w:r>
    </w:p>
    <w:p w14:paraId="629C6307" w14:textId="6B51948F" w:rsidR="00433EAD" w:rsidRPr="00BE5153" w:rsidRDefault="0031732E" w:rsidP="00BE5153">
      <w:pPr>
        <w:ind w:firstLine="567"/>
        <w:jc w:val="thaiDistribute"/>
        <w:rPr>
          <w:rFonts w:ascii="Phetsarath OT" w:eastAsia="Phetsarath OT" w:hAnsi="Phetsarath OT" w:cs="DokChampa"/>
          <w:sz w:val="24"/>
          <w:szCs w:val="24"/>
          <w:cs/>
          <w:lang w:val="en-US" w:bidi="lo-LA"/>
        </w:rPr>
      </w:pPr>
      <w:r>
        <w:rPr>
          <w:rFonts w:ascii="Phetsarath OT" w:eastAsia="Phetsarath OT" w:hAnsi="Phetsarath OT" w:cs="Phetsarath OT"/>
          <w:sz w:val="24"/>
          <w:szCs w:val="24"/>
          <w:lang w:val="en-US" w:bidi="lo-LA"/>
        </w:rPr>
        <w:tab/>
      </w:r>
      <w:del w:id="193" w:author="Bounleuth VONGMANY" w:date="2020-10-04T15:34:00Z">
        <w:r w:rsidDel="00667956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ເຄຶ່ອງ</w:delText>
        </w:r>
      </w:del>
      <w:ins w:id="194" w:author="Bounleuth VONGMANY" w:date="2020-10-04T15:34:00Z">
        <w:r w:rsidR="00667956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ເຄື່ອງ</w:t>
        </w:r>
      </w:ins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ມືທ</w:t>
      </w:r>
      <w:ins w:id="195" w:author="Bounleuth VONGMANY" w:date="2020-10-04T15:34:00Z">
        <w:r w:rsidR="00667956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ີ່</w:t>
        </w:r>
      </w:ins>
      <w:del w:id="196" w:author="Bounleuth VONGMANY" w:date="2020-10-04T15:34:00Z">
        <w:r w:rsidDel="00667956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ິ່</w:delText>
        </w:r>
      </w:del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ໃຊ້ສໍາລັບການ</w:t>
      </w:r>
      <w:r w:rsidR="008B6A1B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ຄົ້ນຄວ້າ</w:t>
      </w:r>
      <w:r w:rsidR="008B6A1B" w:rsidRPr="0055369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ວິໄຈ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ພັດທະນາລະບົບ</w:t>
      </w:r>
      <w:ins w:id="197" w:author="Bounleuth VONGMANY" w:date="2020-10-04T15:37:00Z">
        <w:r w:rsidR="00DB0A2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ນີ້</w:t>
        </w:r>
      </w:ins>
      <w:del w:id="198" w:author="Bounleuth VONGMANY" w:date="2020-10-04T15:36:00Z">
        <w:r w:rsidR="008B6A1B" w:rsidDel="00667956">
          <w:rPr>
            <w:rFonts w:ascii="Phetsarath OT" w:eastAsia="Phetsarath OT" w:hAnsi="Phetsarath OT" w:cs="Phetsarath OT"/>
            <w:sz w:val="24"/>
            <w:szCs w:val="24"/>
            <w:lang w:val="en-US" w:bidi="lo-LA"/>
          </w:rPr>
          <w:delText xml:space="preserve"> </w:delText>
        </w:r>
        <w:r w:rsidR="008B6A1B" w:rsidRPr="00E85144" w:rsidDel="00667956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delText>Software</w:delText>
        </w:r>
        <w:r w:rsidR="008B6A1B" w:rsidDel="00667956">
          <w:rPr>
            <w:rFonts w:ascii="Phetsarath OT" w:eastAsia="Phetsarath OT" w:hAnsi="Phetsarath OT" w:cs="Phetsarath OT"/>
            <w:sz w:val="24"/>
            <w:szCs w:val="24"/>
            <w:lang w:val="en-US" w:bidi="lo-LA"/>
          </w:rPr>
          <w:delText xml:space="preserve"> </w:delText>
        </w:r>
      </w:del>
      <w:r w:rsidR="008B6A1B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ແມ່ນ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ໃຊ້ພາສາຄອມພິວເຕີ </w:t>
      </w:r>
      <w:ins w:id="199" w:author="Bounleuth VONGMANY" w:date="2020-10-04T15:37:00Z">
        <w:r w:rsidR="00DB0A2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 xml:space="preserve">(ພາສາ </w:t>
        </w:r>
      </w:ins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Python</w:t>
      </w:r>
      <w:ins w:id="200" w:author="Bounleuth VONGMANY" w:date="2020-10-04T15:37:00Z">
        <w:r w:rsidR="00DB0A2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)</w:t>
        </w:r>
      </w:ins>
      <w:del w:id="201" w:author="Bounleuth VONGMANY" w:date="2020-10-04T15:37:00Z">
        <w:r w:rsidDel="00DB0A2C">
          <w:rPr>
            <w:rFonts w:ascii="Phetsarath OT" w:eastAsia="Phetsarath OT" w:hAnsi="Phetsarath OT" w:cs="Phetsarath OT"/>
            <w:sz w:val="24"/>
            <w:szCs w:val="24"/>
            <w:lang w:val="en-US" w:bidi="lo-LA"/>
          </w:rPr>
          <w:delText xml:space="preserve"> </w:delText>
        </w:r>
      </w:del>
      <w:del w:id="202" w:author="Bounleuth VONGMANY" w:date="2020-10-04T15:38:00Z">
        <w:r w:rsidDel="00DB0A2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ເປັນຕົວຫຼັກ</w:delText>
        </w:r>
      </w:del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ສໍາລັບການປະມວນຜົນຂໍ້ມູນຮູບພາບ</w:t>
      </w:r>
      <w:ins w:id="203" w:author="Bounleuth VONGMANY" w:date="2020-10-04T15:38:00Z">
        <w:r w:rsidR="00DB0A2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,</w:t>
        </w:r>
      </w:ins>
      <w:r w:rsidR="00B96DB9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ຂໍ້ມູນພາບ</w:t>
      </w:r>
      <w:del w:id="204" w:author="Bounleuth VONGMANY" w:date="2020-10-04T14:54:00Z">
        <w:r w:rsidDel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ວິດິໂອ</w:delText>
        </w:r>
      </w:del>
      <w:ins w:id="205" w:author="Bounleuth VONGMANY" w:date="2020-10-04T14:54:00Z">
        <w:r w:rsidR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ວິດີໂອ</w:t>
        </w:r>
      </w:ins>
      <w:ins w:id="206" w:author="Bounleuth VONGMANY" w:date="2020-10-04T15:39:00Z">
        <w:r w:rsidR="00DB0A2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. ສ</w:t>
        </w:r>
      </w:ins>
      <w:ins w:id="207" w:author="Bounleuth VONGMANY" w:date="2020-10-04T15:40:00Z">
        <w:r w:rsidR="00DB0A2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່ວນພາສາຄອມພິວເຕີ</w:t>
        </w:r>
      </w:ins>
      <w:del w:id="208" w:author="Bounleuth VONGMANY" w:date="2020-10-04T15:39:00Z">
        <w:r w:rsidDel="00DB0A2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 xml:space="preserve">, </w:delText>
        </w:r>
      </w:del>
      <w:ins w:id="209" w:author="Bounleuth VONGMANY" w:date="2020-10-04T15:39:00Z">
        <w:r w:rsidR="00DB0A2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 xml:space="preserve"> </w:t>
        </w:r>
      </w:ins>
      <w:ins w:id="210" w:author="Bounleuth VONGMANY" w:date="2020-10-04T15:40:00Z">
        <w:r w:rsidR="00DB0A2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 xml:space="preserve">(ພາສາ </w:t>
        </w:r>
      </w:ins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HTML</w:t>
      </w:r>
      <w:del w:id="211" w:author="Bounleuth VONGMANY" w:date="2020-10-04T15:39:00Z">
        <w:r w:rsidDel="00DB0A2C">
          <w:rPr>
            <w:rFonts w:ascii="Phetsarath OT" w:eastAsia="Phetsarath OT" w:hAnsi="Phetsarath OT" w:cs="Phetsarath OT"/>
            <w:sz w:val="24"/>
            <w:szCs w:val="24"/>
            <w:lang w:val="en-US" w:bidi="lo-LA"/>
          </w:rPr>
          <w:delText xml:space="preserve"> </w:delText>
        </w:r>
      </w:del>
      <w:del w:id="212" w:author="Bounleuth VONGMANY" w:date="2020-10-04T15:38:00Z">
        <w:r w:rsidDel="00DB0A2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ແ</w:delText>
        </w:r>
      </w:del>
      <w:ins w:id="213" w:author="Bounleuth VONGMANY" w:date="2020-10-04T15:39:00Z">
        <w:r w:rsidR="00DB0A2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 xml:space="preserve">, </w:t>
        </w:r>
      </w:ins>
      <w:del w:id="214" w:author="Bounleuth VONGMANY" w:date="2020-10-04T15:38:00Z">
        <w:r w:rsidDel="00DB0A2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 xml:space="preserve">ລພ </w:delText>
        </w:r>
      </w:del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CSS</w:t>
      </w:r>
      <w:ins w:id="215" w:author="Bounleuth VONGMANY" w:date="2020-10-04T15:40:00Z">
        <w:r w:rsidR="00DB0A2C">
          <w:rPr>
            <w:rFonts w:ascii="Times New Roman" w:eastAsia="Phetsarath OT" w:hAnsi="Times New Roman" w:cs="DokChampa" w:hint="cs"/>
            <w:sz w:val="24"/>
            <w:szCs w:val="24"/>
            <w:cs/>
            <w:lang w:val="en-US" w:bidi="lo-LA"/>
          </w:rPr>
          <w:t>)</w:t>
        </w:r>
      </w:ins>
      <w:r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ins w:id="216" w:author="Bounleuth VONGMANY" w:date="2020-10-04T15:40:00Z">
        <w:r w:rsidR="00DB0A2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ໃຊ້ໃນ</w:t>
        </w:r>
      </w:ins>
      <w:del w:id="217" w:author="Bounleuth VONGMANY" w:date="2020-10-04T15:40:00Z">
        <w:r w:rsidDel="00DB0A2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ເປັນ</w:delText>
        </w:r>
      </w:del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ການອອກແບບ</w:t>
      </w:r>
      <w:ins w:id="218" w:author="Bounleuth VONGMANY" w:date="2020-10-04T15:41:00Z">
        <w:r w:rsidR="00DB0A2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ສ່ວນຕິດຕໍ່ກັບຜູ້ໃຊ້ (</w:t>
        </w:r>
      </w:ins>
      <w:del w:id="219" w:author="Bounleuth VONGMANY" w:date="2020-10-04T15:41:00Z">
        <w:r w:rsidDel="00DB0A2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 xml:space="preserve"> </w:delText>
        </w:r>
      </w:del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User Interface</w:t>
      </w:r>
      <w:ins w:id="220" w:author="Bounleuth VONGMANY" w:date="2020-10-04T15:41:00Z">
        <w:r w:rsidR="00DB0A2C">
          <w:rPr>
            <w:rFonts w:ascii="Times New Roman" w:eastAsia="Phetsarath OT" w:hAnsi="Times New Roman" w:cs="DokChampa" w:hint="cs"/>
            <w:sz w:val="24"/>
            <w:szCs w:val="24"/>
            <w:cs/>
            <w:lang w:val="en-US" w:bidi="lo-LA"/>
          </w:rPr>
          <w:t>)</w:t>
        </w:r>
      </w:ins>
      <w:r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del w:id="221" w:author="Bounleuth VONGMANY" w:date="2020-10-04T15:41:00Z">
        <w:r w:rsidDel="00DB0A2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 xml:space="preserve">ສໍາລັບຜູ້ໃຊ້ລະບົບ </w:delText>
        </w:r>
      </w:del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ແລະ</w:t>
      </w:r>
      <w:r w:rsidR="008B6A1B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8B6A1B"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Hardware</w:t>
      </w:r>
      <w:r w:rsidR="008B6A1B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8B6A1B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ແມ່ນໃຊ້ຄອມພິວເຕີ </w:t>
      </w:r>
      <w:r w:rsidR="008B6A1B"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Notebook</w:t>
      </w:r>
      <w:r w:rsidR="008B6A1B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, </w:t>
      </w:r>
      <w:r w:rsidR="008B6A1B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ກ້ອງພາບ </w:t>
      </w:r>
      <w:r w:rsidR="008B6A1B"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Webcam</w:t>
      </w:r>
      <w:ins w:id="222" w:author="Bounleuth VONGMANY" w:date="2020-10-04T15:42:00Z">
        <w:r w:rsidR="00DB0A2C">
          <w:rPr>
            <w:rFonts w:ascii="Times New Roman" w:eastAsia="Phetsarath OT" w:hAnsi="Times New Roman" w:cs="DokChampa" w:hint="cs"/>
            <w:sz w:val="24"/>
            <w:szCs w:val="24"/>
            <w:cs/>
            <w:lang w:val="en-US" w:bidi="lo-LA"/>
          </w:rPr>
          <w:t>.</w:t>
        </w:r>
      </w:ins>
    </w:p>
    <w:p w14:paraId="1F660688" w14:textId="02676AB2" w:rsidR="008E1392" w:rsidRPr="00436833" w:rsidRDefault="00436833" w:rsidP="00436833">
      <w:pPr>
        <w:rPr>
          <w:rFonts w:ascii="Phetsarath OT" w:eastAsia="Phetsarath OT" w:hAnsi="Phetsarath OT" w:cs="Phetsarath OT"/>
          <w:b/>
          <w:bCs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 xml:space="preserve">3.3 </w:t>
      </w:r>
      <w:r w:rsidR="007F6E85" w:rsidRPr="00436833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>ການ</w:t>
      </w:r>
      <w:ins w:id="223" w:author="Bounleuth VONGMANY" w:date="2020-10-04T15:42:00Z">
        <w:r w:rsidR="00DB0A2C" w:rsidRPr="00436833">
          <w:rPr>
            <w:rFonts w:ascii="Phetsarath OT" w:eastAsia="Phetsarath OT" w:hAnsi="Phetsarath OT" w:cs="Phetsarath OT" w:hint="cs"/>
            <w:b/>
            <w:bCs/>
            <w:sz w:val="24"/>
            <w:szCs w:val="24"/>
            <w:cs/>
            <w:lang w:bidi="lo-LA"/>
          </w:rPr>
          <w:t>ກະ</w:t>
        </w:r>
      </w:ins>
      <w:r w:rsidR="007F6E85" w:rsidRPr="00436833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>ກຽມ</w:t>
      </w:r>
      <w:del w:id="224" w:author="Bounleuth VONGMANY" w:date="2020-10-04T15:42:00Z">
        <w:r w:rsidR="007F6E85" w:rsidRPr="00436833" w:rsidDel="00DB0A2C">
          <w:rPr>
            <w:rFonts w:ascii="Phetsarath OT" w:eastAsia="Phetsarath OT" w:hAnsi="Phetsarath OT" w:cs="Phetsarath OT" w:hint="cs"/>
            <w:b/>
            <w:bCs/>
            <w:sz w:val="24"/>
            <w:szCs w:val="24"/>
            <w:cs/>
            <w:lang w:bidi="lo-LA"/>
          </w:rPr>
          <w:delText>ຕົວ</w:delText>
        </w:r>
      </w:del>
      <w:r w:rsidR="007F6E85" w:rsidRPr="00436833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>ຊຸດຂໍ້ມູນ</w:t>
      </w:r>
      <w:ins w:id="225" w:author="Bounleuth VONGMANY" w:date="2020-10-04T15:46:00Z">
        <w:r w:rsidR="00DB0A2C" w:rsidRPr="00436833">
          <w:rPr>
            <w:rFonts w:ascii="Phetsarath OT" w:eastAsia="Phetsarath OT" w:hAnsi="Phetsarath OT" w:cs="Phetsarath OT" w:hint="cs"/>
            <w:b/>
            <w:bCs/>
            <w:sz w:val="24"/>
            <w:szCs w:val="24"/>
            <w:cs/>
            <w:lang w:bidi="lo-LA"/>
          </w:rPr>
          <w:t>ເພື່ອສອນໃຫ້ລະບົບຮັບຮູ້</w:t>
        </w:r>
      </w:ins>
      <w:del w:id="226" w:author="Bounleuth VONGMANY" w:date="2020-10-04T14:50:00Z">
        <w:r w:rsidR="007F6E85" w:rsidRPr="00436833" w:rsidDel="00A944E5">
          <w:rPr>
            <w:rFonts w:ascii="Phetsarath OT" w:eastAsia="Phetsarath OT" w:hAnsi="Phetsarath OT" w:cs="Phetsarath OT" w:hint="cs"/>
            <w:b/>
            <w:bCs/>
            <w:sz w:val="24"/>
            <w:szCs w:val="24"/>
            <w:cs/>
            <w:lang w:bidi="lo-LA"/>
          </w:rPr>
          <w:delText>ເພຶ່ອ</w:delText>
        </w:r>
      </w:del>
      <w:del w:id="227" w:author="Bounleuth VONGMANY" w:date="2020-10-04T15:44:00Z">
        <w:r w:rsidR="007F6E85" w:rsidRPr="00436833" w:rsidDel="00DB0A2C">
          <w:rPr>
            <w:rFonts w:ascii="Phetsarath OT" w:eastAsia="Phetsarath OT" w:hAnsi="Phetsarath OT" w:cs="Phetsarath OT" w:hint="cs"/>
            <w:b/>
            <w:bCs/>
            <w:sz w:val="24"/>
            <w:szCs w:val="24"/>
            <w:cs/>
            <w:lang w:bidi="lo-LA"/>
          </w:rPr>
          <w:delText>ຝຶກ</w:delText>
        </w:r>
      </w:del>
    </w:p>
    <w:p w14:paraId="6C800D81" w14:textId="2AE0F21A" w:rsidR="007F6E85" w:rsidRPr="000B75BD" w:rsidRDefault="007F6E85" w:rsidP="0055369A">
      <w:pPr>
        <w:ind w:firstLine="567"/>
        <w:jc w:val="thaiDistribute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ໃນຊຸດຂໍ້ມູນເປັນຮູບພາບຖ່າຍຈາກກ້ອງຖ່າຍຮູບທົ່ວໄປໂດຍຖ່າຍພາບຈໍານວນຊຸດຂໍ້ມູນຕາມແຕ່ລະປະເພດລົດເຊັ່ນ</w:t>
      </w:r>
      <w:ins w:id="228" w:author="Bounleuth VONGMANY" w:date="2020-10-04T15:44:00Z">
        <w:r w:rsidR="00DB0A2C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 xml:space="preserve">: </w:t>
        </w:r>
      </w:ins>
      <w:r w:rsidRPr="000B75B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ລົດຈັກ </w:t>
      </w:r>
      <w:r w:rsidR="002275B4" w:rsidRPr="00DB0A2C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229" w:author="Bounleuth VONGMANY" w:date="2020-10-04T15:43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1</w:t>
      </w:r>
      <w:ins w:id="230" w:author="Bounleuth VONGMANY" w:date="2020-10-04T15:45:00Z">
        <w:r w:rsidR="00DB0A2C">
          <w:rPr>
            <w:rFonts w:ascii="Times New Roman" w:eastAsia="Phetsarath OT" w:hAnsi="Times New Roman" w:cs="DokChampa" w:hint="cs"/>
            <w:sz w:val="24"/>
            <w:szCs w:val="24"/>
            <w:cs/>
            <w:lang w:val="en-US" w:bidi="lo-LA"/>
          </w:rPr>
          <w:t>.</w:t>
        </w:r>
      </w:ins>
      <w:r w:rsidR="002275B4" w:rsidRPr="00DB0A2C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231" w:author="Bounleuth VONGMANY" w:date="2020-10-04T15:43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0</w:t>
      </w:r>
      <w:r w:rsidR="00FE75CC" w:rsidRPr="00DB0A2C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232" w:author="Bounleuth VONGMANY" w:date="2020-10-04T15:43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0</w:t>
      </w:r>
      <w:r w:rsidRPr="00DB0A2C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233" w:author="Bounleuth VONGMANY" w:date="2020-10-04T15:43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0</w:t>
      </w:r>
      <w:r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ຮູບ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ຂຶ້ນ</w:t>
      </w:r>
      <w:r w:rsidR="00FE75CC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ໄປ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, ລົດໃຫຍ່ </w:t>
      </w:r>
      <w:r w:rsidRPr="00DB0A2C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234" w:author="Bounleuth VONGMANY" w:date="2020-10-04T15:43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1</w:t>
      </w:r>
      <w:ins w:id="235" w:author="Bounleuth VONGMANY" w:date="2020-10-04T15:45:00Z">
        <w:r w:rsidR="00DB0A2C">
          <w:rPr>
            <w:rFonts w:ascii="Times New Roman" w:eastAsia="Phetsarath OT" w:hAnsi="Times New Roman" w:cs="DokChampa" w:hint="cs"/>
            <w:sz w:val="24"/>
            <w:szCs w:val="24"/>
            <w:cs/>
            <w:lang w:val="en-US" w:bidi="lo-LA"/>
          </w:rPr>
          <w:t>.</w:t>
        </w:r>
      </w:ins>
      <w:r w:rsidRPr="00DB0A2C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236" w:author="Bounleuth VONGMANY" w:date="2020-10-04T15:43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000</w:t>
      </w:r>
      <w:r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ຮູບ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ຂຶ້ນ</w:t>
      </w:r>
      <w:r w:rsidR="002275B4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ໄປ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ແລະ ລົດຖີບ </w:t>
      </w:r>
      <w:r w:rsidRPr="00DB0A2C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237" w:author="Bounleuth VONGMANY" w:date="2020-10-04T15:43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1</w:t>
      </w:r>
      <w:ins w:id="238" w:author="Bounleuth VONGMANY" w:date="2020-10-04T15:45:00Z">
        <w:r w:rsidR="00DB0A2C">
          <w:rPr>
            <w:rFonts w:ascii="Times New Roman" w:eastAsia="Phetsarath OT" w:hAnsi="Times New Roman" w:cs="DokChampa" w:hint="cs"/>
            <w:sz w:val="24"/>
            <w:szCs w:val="24"/>
            <w:cs/>
            <w:lang w:val="en-US" w:bidi="lo-LA"/>
          </w:rPr>
          <w:t>.</w:t>
        </w:r>
      </w:ins>
      <w:r w:rsidRPr="00DB0A2C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239" w:author="Bounleuth VONGMANY" w:date="2020-10-04T15:43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000</w:t>
      </w:r>
      <w:r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ຮູບ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ຂຶ້ນ</w:t>
      </w:r>
      <w:r w:rsidR="002275B4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ໄປ</w:t>
      </w:r>
      <w:r w:rsidR="006F1109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ເປັນຊຸດຂໍ້ມູນສໍາລັບການຝຶກຝົນ</w:t>
      </w:r>
      <w:ins w:id="240" w:author="Bounleuth VONGMANY" w:date="2020-10-04T15:46:00Z">
        <w:r w:rsidR="00DB0A2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ໃຫ້ລະບົບ</w:t>
        </w:r>
      </w:ins>
      <w:ins w:id="241" w:author="Bounleuth VONGMANY" w:date="2020-10-04T15:50:00Z">
        <w:r w:rsidR="008438B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ຮັບຮູ້</w:t>
        </w:r>
      </w:ins>
      <w:del w:id="242" w:author="Bounleuth VONGMANY" w:date="2020-10-04T15:47:00Z">
        <w:r w:rsidR="006F1109" w:rsidRPr="000B75BD" w:rsidDel="008438B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 xml:space="preserve">ໂດຍແບ່ງອອກເປັນສອງສ່ວນຮູບພາບແຕ່ລະຊະນິດລົດເປັນ </w:delText>
        </w:r>
        <w:r w:rsidR="006F1109" w:rsidRPr="00DB0A2C" w:rsidDel="008438B7">
          <w:rPr>
            <w:rFonts w:ascii="Times New Roman" w:eastAsia="Phetsarath OT" w:hAnsi="Times New Roman" w:cs="Times New Roman"/>
            <w:sz w:val="24"/>
            <w:szCs w:val="24"/>
            <w:lang w:val="en-US" w:bidi="lo-LA"/>
            <w:rPrChange w:id="243" w:author="Bounleuth VONGMANY" w:date="2020-10-04T15:43:00Z">
              <w:rPr>
                <w:rFonts w:ascii="Phetsarath OT" w:eastAsia="Phetsarath OT" w:hAnsi="Phetsarath OT" w:cs="Phetsarath OT"/>
                <w:sz w:val="24"/>
                <w:szCs w:val="24"/>
                <w:lang w:val="en-US" w:bidi="lo-LA"/>
              </w:rPr>
            </w:rPrChange>
          </w:rPr>
          <w:delText>80%</w:delText>
        </w:r>
        <w:r w:rsidR="006F1109" w:rsidRPr="000B75BD" w:rsidDel="008438B7">
          <w:rPr>
            <w:rFonts w:ascii="Phetsarath OT" w:eastAsia="Phetsarath OT" w:hAnsi="Phetsarath OT" w:cs="Phetsarath OT"/>
            <w:sz w:val="24"/>
            <w:szCs w:val="24"/>
            <w:lang w:val="en-US" w:bidi="lo-LA"/>
          </w:rPr>
          <w:delText xml:space="preserve"> </w:delText>
        </w:r>
        <w:r w:rsidR="006F1109" w:rsidRPr="000B75BD" w:rsidDel="008438B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 xml:space="preserve">ສໍາລັບການຝຶກ ແລະ </w:delText>
        </w:r>
        <w:r w:rsidR="006F1109" w:rsidRPr="00DB0A2C" w:rsidDel="008438B7">
          <w:rPr>
            <w:rFonts w:ascii="Times New Roman" w:eastAsia="Phetsarath OT" w:hAnsi="Times New Roman" w:cs="Times New Roman"/>
            <w:sz w:val="24"/>
            <w:szCs w:val="24"/>
            <w:lang w:val="en-US" w:bidi="lo-LA"/>
            <w:rPrChange w:id="244" w:author="Bounleuth VONGMANY" w:date="2020-10-04T15:43:00Z">
              <w:rPr>
                <w:rFonts w:ascii="Phetsarath OT" w:eastAsia="Phetsarath OT" w:hAnsi="Phetsarath OT" w:cs="Phetsarath OT"/>
                <w:sz w:val="24"/>
                <w:szCs w:val="24"/>
                <w:lang w:val="en-US" w:bidi="lo-LA"/>
              </w:rPr>
            </w:rPrChange>
          </w:rPr>
          <w:delText>20%</w:delText>
        </w:r>
        <w:r w:rsidR="006F1109" w:rsidRPr="000B75BD" w:rsidDel="008438B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 xml:space="preserve"> ສໍາລັບການທົດສອບ.</w:delText>
        </w:r>
      </w:del>
      <w:ins w:id="245" w:author="Bounleuth VONGMANY" w:date="2020-10-04T15:47:00Z">
        <w:r w:rsidR="008438B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.</w:t>
        </w:r>
      </w:ins>
      <w:r w:rsidR="006F1109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ຈ</w:t>
      </w:r>
      <w:ins w:id="246" w:author="Bounleuth VONGMANY" w:date="2020-10-04T15:47:00Z">
        <w:r w:rsidR="008438B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າ</w:t>
        </w:r>
      </w:ins>
      <w:del w:id="247" w:author="Bounleuth VONGMANY" w:date="2020-10-04T15:47:00Z">
        <w:r w:rsidR="006F1109" w:rsidRPr="000B75BD" w:rsidDel="008438B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ັ</w:delText>
        </w:r>
      </w:del>
      <w:r w:rsidR="006F1109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ກນັ້ນ</w:t>
      </w:r>
      <w:ins w:id="248" w:author="Bounleuth VONGMANY" w:date="2020-10-04T15:48:00Z">
        <w:r w:rsidR="008438B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ຈິ່ງຊອກຫາ</w:t>
        </w:r>
      </w:ins>
      <w:del w:id="249" w:author="Bounleuth VONGMANY" w:date="2020-10-04T15:48:00Z">
        <w:r w:rsidR="006F1109" w:rsidRPr="000B75BD" w:rsidDel="008438B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ກ</w:delText>
        </w:r>
      </w:del>
      <w:del w:id="250" w:author="Bounleuth VONGMANY" w:date="2020-10-04T15:47:00Z">
        <w:r w:rsidR="006F1109" w:rsidRPr="000B75BD" w:rsidDel="008438B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າ</w:delText>
        </w:r>
      </w:del>
      <w:r w:rsidR="006F1109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ຄ</w:t>
      </w:r>
      <w:ins w:id="251" w:author="Bounleuth VONGMANY" w:date="2020-10-04T15:48:00Z">
        <w:r w:rsidR="008438B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ຸ</w:t>
        </w:r>
      </w:ins>
      <w:del w:id="252" w:author="Bounleuth VONGMANY" w:date="2020-10-04T15:48:00Z">
        <w:r w:rsidR="006F1109" w:rsidRPr="000B75BD" w:rsidDel="008438B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ົ້</w:delText>
        </w:r>
      </w:del>
      <w:r w:rsidR="006F1109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ນລັກສະ</w:t>
      </w:r>
      <w:ins w:id="253" w:author="Bounleuth VONGMANY" w:date="2020-10-04T15:49:00Z">
        <w:r w:rsidR="008438B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ນະ</w:t>
        </w:r>
      </w:ins>
      <w:ins w:id="254" w:author="Bounleuth VONGMANY" w:date="2020-10-04T15:48:00Z">
        <w:r w:rsidR="008438B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ຂອງລ</w:t>
        </w:r>
      </w:ins>
      <w:ins w:id="255" w:author="Bounleuth VONGMANY" w:date="2020-10-04T15:49:00Z">
        <w:r w:rsidR="008438B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ົດ</w:t>
        </w:r>
      </w:ins>
      <w:del w:id="256" w:author="Bounleuth VONGMANY" w:date="2020-10-04T15:49:00Z">
        <w:r w:rsidR="006F1109" w:rsidRPr="000B75BD" w:rsidDel="008438B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ນັ້ນ</w:delText>
        </w:r>
      </w:del>
      <w:r w:rsidR="006F1109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ແລ້ວບັນທຶກເປັນສອງໄຟຣ </w:t>
      </w:r>
      <w:r w:rsidR="005B544E" w:rsidRPr="000B75BD">
        <w:rPr>
          <w:sz w:val="24"/>
          <w:szCs w:val="24"/>
        </w:rPr>
        <w:t xml:space="preserve"> </w:t>
      </w:r>
      <w:r w:rsidR="005B544E" w:rsidRPr="00DB0A2C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257" w:author="Bounleuth VONGMANY" w:date="2020-10-04T15:43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.weights</w:t>
      </w:r>
      <w:r w:rsidR="005B544E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5B544E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ແລະ </w:t>
      </w:r>
      <w:r w:rsidR="005B544E" w:rsidRPr="00DB0A2C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258" w:author="Bounleuth VONGMANY" w:date="2020-10-04T15:43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.names</w:t>
      </w:r>
      <w:r w:rsidR="005B544E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</w:p>
    <w:p w14:paraId="2A24AA40" w14:textId="19F15A58" w:rsidR="00433EAD" w:rsidRDefault="0028248C" w:rsidP="0055369A">
      <w:pPr>
        <w:pStyle w:val="ListParagraph"/>
        <w:ind w:left="0"/>
        <w:jc w:val="center"/>
        <w:rPr>
          <w:rFonts w:ascii="Phetsarath OT" w:eastAsia="Phetsarath OT" w:hAnsi="Phetsarath OT" w:cs="Phetsarath OT"/>
          <w:sz w:val="28"/>
          <w:szCs w:val="28"/>
          <w:lang w:val="en-US" w:bidi="lo-LA"/>
        </w:rPr>
      </w:pPr>
      <w:r>
        <w:rPr>
          <w:rFonts w:ascii="Phetsarath OT" w:eastAsia="Phetsarath OT" w:hAnsi="Phetsarath OT" w:cs="Phetsarath OT"/>
          <w:noProof/>
          <w:sz w:val="28"/>
          <w:szCs w:val="28"/>
          <w:lang w:val="en-US" w:bidi="th-TH"/>
        </w:rPr>
        <w:drawing>
          <wp:inline distT="0" distB="0" distL="0" distR="0" wp14:anchorId="08083429" wp14:editId="2B5EF246">
            <wp:extent cx="1703070" cy="1714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565" cy="176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7315">
        <w:rPr>
          <w:rFonts w:ascii="Phetsarath OT" w:eastAsia="Phetsarath OT" w:hAnsi="Phetsarath OT" w:cs="Phetsarath OT"/>
          <w:noProof/>
          <w:sz w:val="28"/>
          <w:szCs w:val="28"/>
          <w:lang w:val="en-US" w:bidi="th-TH"/>
        </w:rPr>
        <w:drawing>
          <wp:inline distT="0" distB="0" distL="0" distR="0" wp14:anchorId="76050B66" wp14:editId="21D478D4">
            <wp:extent cx="1647190" cy="1722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05090" cy="178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7315">
        <w:rPr>
          <w:rFonts w:ascii="Phetsarath OT" w:eastAsia="Phetsarath OT" w:hAnsi="Phetsarath OT" w:cs="Phetsarath OT"/>
          <w:noProof/>
          <w:sz w:val="28"/>
          <w:szCs w:val="28"/>
          <w:lang w:val="en-US" w:bidi="th-TH"/>
        </w:rPr>
        <w:drawing>
          <wp:inline distT="0" distB="0" distL="0" distR="0" wp14:anchorId="1CBC97ED" wp14:editId="709C7DD4">
            <wp:extent cx="1767840" cy="171069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549" cy="177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E4E3" w14:textId="77777777" w:rsidR="00BE5153" w:rsidRDefault="00BE5153" w:rsidP="00BE5153">
      <w:pPr>
        <w:pStyle w:val="ListParagraph"/>
        <w:ind w:left="0"/>
        <w:jc w:val="center"/>
        <w:rPr>
          <w:rFonts w:ascii="Phetsarath OT" w:eastAsia="Phetsarath OT" w:hAnsi="Phetsarath OT" w:cs="Phetsarath OT"/>
          <w:sz w:val="20"/>
          <w:szCs w:val="20"/>
          <w:lang w:bidi="lo-LA"/>
        </w:rPr>
      </w:pPr>
    </w:p>
    <w:p w14:paraId="51DA482A" w14:textId="77777777" w:rsidR="00BE5153" w:rsidRDefault="00BE5153" w:rsidP="00BE5153">
      <w:pPr>
        <w:pStyle w:val="ListParagraph"/>
        <w:ind w:left="0"/>
        <w:jc w:val="center"/>
        <w:rPr>
          <w:rFonts w:ascii="Phetsarath OT" w:eastAsia="Phetsarath OT" w:hAnsi="Phetsarath OT" w:cs="Phetsarath OT"/>
          <w:sz w:val="20"/>
          <w:szCs w:val="20"/>
          <w:lang w:bidi="lo-LA"/>
        </w:rPr>
      </w:pPr>
    </w:p>
    <w:p w14:paraId="4AA86C5E" w14:textId="31C0F095" w:rsidR="00C67C59" w:rsidRDefault="00667315" w:rsidP="00BE5153">
      <w:pPr>
        <w:pStyle w:val="ListParagraph"/>
        <w:ind w:left="0"/>
        <w:jc w:val="center"/>
        <w:rPr>
          <w:rFonts w:ascii="Phetsarath OT" w:eastAsia="Phetsarath OT" w:hAnsi="Phetsarath OT" w:cs="Phetsarath OT"/>
          <w:sz w:val="20"/>
          <w:szCs w:val="20"/>
          <w:lang w:bidi="lo-LA"/>
        </w:rPr>
      </w:pPr>
      <w:r w:rsidRPr="0055369A">
        <w:rPr>
          <w:rFonts w:ascii="Phetsarath OT" w:eastAsia="Phetsarath OT" w:hAnsi="Phetsarath OT" w:cs="Phetsarath OT" w:hint="cs"/>
          <w:sz w:val="20"/>
          <w:szCs w:val="20"/>
          <w:cs/>
          <w:lang w:bidi="lo-LA"/>
        </w:rPr>
        <w:lastRenderedPageBreak/>
        <w:t xml:space="preserve">ຮູບ </w:t>
      </w:r>
      <w:r w:rsidRPr="0055369A">
        <w:rPr>
          <w:rFonts w:ascii="Phetsarath OT" w:eastAsia="Phetsarath OT" w:hAnsi="Phetsarath OT" w:cs="Phetsarath OT"/>
          <w:sz w:val="20"/>
          <w:szCs w:val="20"/>
          <w:lang w:bidi="lo-LA"/>
        </w:rPr>
        <w:t>3</w:t>
      </w:r>
      <w:r w:rsidRPr="0055369A">
        <w:rPr>
          <w:rFonts w:ascii="Phetsarath OT" w:eastAsia="Phetsarath OT" w:hAnsi="Phetsarath OT" w:cs="Phetsarath OT" w:hint="cs"/>
          <w:sz w:val="20"/>
          <w:szCs w:val="20"/>
          <w:cs/>
          <w:lang w:bidi="lo-LA"/>
        </w:rPr>
        <w:t xml:space="preserve"> </w:t>
      </w:r>
      <w:r w:rsidRPr="0055369A">
        <w:rPr>
          <w:rFonts w:ascii="Phetsarath OT" w:eastAsia="Phetsarath OT" w:hAnsi="Phetsarath OT" w:cs="Phetsarath OT"/>
          <w:sz w:val="20"/>
          <w:szCs w:val="20"/>
          <w:cs/>
          <w:lang w:bidi="lo-LA"/>
        </w:rPr>
        <w:t>ຊຸດຂໍ້ມູນ</w:t>
      </w:r>
      <w:r w:rsidR="00EA328B" w:rsidRPr="0055369A">
        <w:rPr>
          <w:rFonts w:ascii="Phetsarath OT" w:eastAsia="Phetsarath OT" w:hAnsi="Phetsarath OT" w:cs="Phetsarath OT" w:hint="cs"/>
          <w:sz w:val="20"/>
          <w:szCs w:val="20"/>
          <w:cs/>
          <w:lang w:bidi="lo-LA"/>
        </w:rPr>
        <w:t>ຕົວຢ່າງ</w:t>
      </w:r>
    </w:p>
    <w:p w14:paraId="1DCF3994" w14:textId="4E1A3019" w:rsidR="00BE5153" w:rsidRDefault="00BE5153" w:rsidP="00BE5153">
      <w:pPr>
        <w:pStyle w:val="ListParagraph"/>
        <w:ind w:left="0"/>
        <w:rPr>
          <w:ins w:id="259" w:author="Bounleuth VONGMANY" w:date="2020-10-04T15:51:00Z"/>
          <w:rFonts w:ascii="Phetsarath OT" w:eastAsia="Phetsarath OT" w:hAnsi="Phetsarath OT" w:cs="Phetsarath OT"/>
          <w:sz w:val="20"/>
          <w:szCs w:val="20"/>
          <w:lang w:bidi="lo-LA"/>
        </w:rPr>
      </w:pPr>
    </w:p>
    <w:p w14:paraId="4AED2F6F" w14:textId="23CDD66F" w:rsidR="00C67C59" w:rsidRPr="00022041" w:rsidDel="00C67C59" w:rsidRDefault="00022041" w:rsidP="0055369A">
      <w:pPr>
        <w:pStyle w:val="ListParagraph"/>
        <w:ind w:left="0"/>
        <w:jc w:val="center"/>
        <w:rPr>
          <w:del w:id="260" w:author="Bounleuth VONGMANY" w:date="2020-10-04T15:51:00Z"/>
          <w:rFonts w:ascii="Phetsarath OT" w:eastAsia="Phetsarath OT" w:hAnsi="Phetsarath OT" w:cs="Phetsarath OT"/>
          <w:b/>
          <w:bCs/>
          <w:sz w:val="28"/>
          <w:szCs w:val="28"/>
          <w:lang w:bidi="lo-LA"/>
          <w:rPrChange w:id="261" w:author="Bounleuth VONGMANY" w:date="2020-10-04T16:06:00Z">
            <w:rPr>
              <w:del w:id="262" w:author="Bounleuth VONGMANY" w:date="2020-10-04T15:51:00Z"/>
              <w:rFonts w:ascii="Phetsarath OT" w:eastAsia="Phetsarath OT" w:hAnsi="Phetsarath OT" w:cs="Phetsarath OT"/>
              <w:sz w:val="20"/>
              <w:szCs w:val="20"/>
              <w:lang w:bidi="lo-LA"/>
            </w:rPr>
          </w:rPrChange>
        </w:rPr>
      </w:pPr>
      <w:ins w:id="263" w:author="Bounleuth VONGMANY" w:date="2020-10-04T16:06:00Z">
        <w:r w:rsidRPr="00022041">
          <w:rPr>
            <w:rFonts w:ascii="Phetsarath OT" w:eastAsia="Phetsarath OT" w:hAnsi="Phetsarath OT" w:cs="Phetsarath OT" w:hint="cs"/>
            <w:b/>
            <w:bCs/>
            <w:sz w:val="28"/>
            <w:szCs w:val="28"/>
            <w:cs/>
            <w:lang w:bidi="lo-LA"/>
            <w:rPrChange w:id="264" w:author="Bounleuth VONGMANY" w:date="2020-10-04T16:06:00Z">
              <w:rPr>
                <w:rFonts w:ascii="Phetsarath OT" w:eastAsia="Phetsarath OT" w:hAnsi="Phetsarath OT" w:cs="Phetsarath OT" w:hint="cs"/>
                <w:sz w:val="20"/>
                <w:szCs w:val="20"/>
                <w:cs/>
                <w:lang w:bidi="lo-LA"/>
              </w:rPr>
            </w:rPrChange>
          </w:rPr>
          <w:t>ວິທີ</w:t>
        </w:r>
      </w:ins>
    </w:p>
    <w:p w14:paraId="1836D0CE" w14:textId="63A9E9E2" w:rsidR="000B75BD" w:rsidRPr="0055369A" w:rsidRDefault="005B544E" w:rsidP="0055369A">
      <w:pPr>
        <w:pStyle w:val="ListParagraph"/>
        <w:numPr>
          <w:ilvl w:val="1"/>
          <w:numId w:val="2"/>
        </w:numPr>
        <w:ind w:left="567" w:hanging="567"/>
        <w:rPr>
          <w:rFonts w:ascii="Phetsarath OT" w:eastAsia="Phetsarath OT" w:hAnsi="Phetsarath OT" w:cs="Phetsarath OT"/>
          <w:b/>
          <w:bCs/>
          <w:sz w:val="28"/>
          <w:szCs w:val="28"/>
          <w:lang w:bidi="lo-LA"/>
        </w:rPr>
      </w:pPr>
      <w:r w:rsidRPr="0055369A">
        <w:rPr>
          <w:rFonts w:ascii="Phetsarath OT" w:eastAsia="Phetsarath OT" w:hAnsi="Phetsarath OT" w:cs="Phetsarath OT" w:hint="cs"/>
          <w:b/>
          <w:bCs/>
          <w:sz w:val="28"/>
          <w:szCs w:val="28"/>
          <w:cs/>
          <w:lang w:bidi="lo-LA"/>
        </w:rPr>
        <w:t>ການ</w:t>
      </w:r>
      <w:del w:id="265" w:author="Bounleuth VONGMANY" w:date="2020-10-04T14:51:00Z">
        <w:r w:rsidRPr="0055369A" w:rsidDel="00A944E5">
          <w:rPr>
            <w:rFonts w:ascii="Phetsarath OT" w:eastAsia="Phetsarath OT" w:hAnsi="Phetsarath OT" w:cs="Phetsarath OT" w:hint="cs"/>
            <w:b/>
            <w:bCs/>
            <w:sz w:val="28"/>
            <w:szCs w:val="28"/>
            <w:cs/>
            <w:lang w:bidi="lo-LA"/>
          </w:rPr>
          <w:delText>ສ້າງ</w:delText>
        </w:r>
      </w:del>
      <w:ins w:id="266" w:author="Bounleuth VONGMANY" w:date="2020-10-04T14:51:00Z">
        <w:r w:rsidR="00A944E5">
          <w:rPr>
            <w:rFonts w:ascii="Phetsarath OT" w:eastAsia="Phetsarath OT" w:hAnsi="Phetsarath OT" w:cs="Phetsarath OT" w:hint="cs"/>
            <w:b/>
            <w:bCs/>
            <w:sz w:val="28"/>
            <w:szCs w:val="28"/>
            <w:cs/>
            <w:lang w:bidi="lo-LA"/>
          </w:rPr>
          <w:t>ພັດທະນາ</w:t>
        </w:r>
      </w:ins>
      <w:r w:rsidR="00684C0B" w:rsidRPr="0055369A">
        <w:rPr>
          <w:rFonts w:ascii="Phetsarath OT" w:eastAsia="Phetsarath OT" w:hAnsi="Phetsarath OT" w:cs="Phetsarath OT" w:hint="cs"/>
          <w:b/>
          <w:bCs/>
          <w:sz w:val="28"/>
          <w:szCs w:val="28"/>
          <w:cs/>
          <w:lang w:bidi="lo-LA"/>
        </w:rPr>
        <w:t>ແມ່ແບບ</w:t>
      </w:r>
      <w:r w:rsidR="00684C0B" w:rsidRPr="0055369A">
        <w:rPr>
          <w:rFonts w:ascii="Phetsarath OT" w:eastAsia="Phetsarath OT" w:hAnsi="Phetsarath OT" w:cs="Phetsarath OT"/>
          <w:b/>
          <w:bCs/>
          <w:sz w:val="28"/>
          <w:szCs w:val="28"/>
          <w:lang w:bidi="lo-LA"/>
        </w:rPr>
        <w:t xml:space="preserve"> </w:t>
      </w:r>
      <w:r w:rsidR="00684C0B" w:rsidRPr="00C67C59">
        <w:rPr>
          <w:rFonts w:ascii="Times New Roman" w:eastAsia="Phetsarath OT" w:hAnsi="Times New Roman" w:cs="Times New Roman"/>
          <w:b/>
          <w:bCs/>
          <w:sz w:val="28"/>
          <w:szCs w:val="28"/>
          <w:lang w:bidi="lo-LA"/>
          <w:rPrChange w:id="267" w:author="Bounleuth VONGMANY" w:date="2020-10-04T15:50:00Z">
            <w:rPr>
              <w:rFonts w:ascii="Phetsarath OT" w:eastAsia="Phetsarath OT" w:hAnsi="Phetsarath OT" w:cs="Phetsarath OT"/>
              <w:b/>
              <w:bCs/>
              <w:sz w:val="28"/>
              <w:szCs w:val="28"/>
              <w:lang w:bidi="lo-LA"/>
            </w:rPr>
          </w:rPrChange>
        </w:rPr>
        <w:t>(</w:t>
      </w:r>
      <w:del w:id="268" w:author="Bounleuth VONGMANY" w:date="2020-10-04T15:50:00Z">
        <w:r w:rsidR="0069046C" w:rsidRPr="00C67C59" w:rsidDel="00C67C59">
          <w:rPr>
            <w:rFonts w:ascii="Times New Roman" w:eastAsia="Phetsarath OT" w:hAnsi="Times New Roman" w:cs="Times New Roman"/>
            <w:b/>
            <w:bCs/>
            <w:sz w:val="28"/>
            <w:szCs w:val="28"/>
            <w:lang w:bidi="lo-LA"/>
            <w:rPrChange w:id="269" w:author="Bounleuth VONGMANY" w:date="2020-10-04T15:50:00Z">
              <w:rPr>
                <w:rFonts w:ascii="Phetsarath OT" w:eastAsia="Phetsarath OT" w:hAnsi="Phetsarath OT" w:cs="Phetsarath OT"/>
                <w:b/>
                <w:bCs/>
                <w:sz w:val="28"/>
                <w:szCs w:val="28"/>
                <w:lang w:bidi="lo-LA"/>
              </w:rPr>
            </w:rPrChange>
          </w:rPr>
          <w:delText>model</w:delText>
        </w:r>
      </w:del>
      <w:ins w:id="270" w:author="Bounleuth VONGMANY" w:date="2020-10-04T15:50:00Z">
        <w:r w:rsidR="00C67C59" w:rsidRPr="00C67C59">
          <w:rPr>
            <w:rFonts w:ascii="Times New Roman" w:eastAsia="Phetsarath OT" w:hAnsi="Times New Roman" w:cs="Times New Roman"/>
            <w:b/>
            <w:bCs/>
            <w:sz w:val="28"/>
            <w:szCs w:val="28"/>
            <w:lang w:bidi="lo-LA"/>
            <w:rPrChange w:id="271" w:author="Bounleuth VONGMANY" w:date="2020-10-04T15:50:00Z">
              <w:rPr>
                <w:rFonts w:ascii="Phetsarath OT" w:eastAsia="Phetsarath OT" w:hAnsi="Phetsarath OT" w:cs="Phetsarath OT"/>
                <w:b/>
                <w:bCs/>
                <w:sz w:val="28"/>
                <w:szCs w:val="28"/>
                <w:lang w:bidi="lo-LA"/>
              </w:rPr>
            </w:rPrChange>
          </w:rPr>
          <w:t>Model</w:t>
        </w:r>
      </w:ins>
      <w:r w:rsidR="00684C0B" w:rsidRPr="00C67C59">
        <w:rPr>
          <w:rFonts w:ascii="Times New Roman" w:eastAsia="Phetsarath OT" w:hAnsi="Times New Roman" w:cs="Times New Roman"/>
          <w:b/>
          <w:bCs/>
          <w:sz w:val="28"/>
          <w:szCs w:val="28"/>
          <w:lang w:bidi="lo-LA"/>
          <w:rPrChange w:id="272" w:author="Bounleuth VONGMANY" w:date="2020-10-04T15:50:00Z">
            <w:rPr>
              <w:rFonts w:ascii="Phetsarath OT" w:eastAsia="Phetsarath OT" w:hAnsi="Phetsarath OT" w:cs="Phetsarath OT"/>
              <w:b/>
              <w:bCs/>
              <w:sz w:val="28"/>
              <w:szCs w:val="28"/>
              <w:lang w:bidi="lo-LA"/>
            </w:rPr>
          </w:rPrChange>
        </w:rPr>
        <w:t>)</w:t>
      </w:r>
      <w:r w:rsidR="0069046C" w:rsidRPr="0055369A">
        <w:rPr>
          <w:rFonts w:ascii="Phetsarath OT" w:eastAsia="Phetsarath OT" w:hAnsi="Phetsarath OT" w:cs="Phetsarath OT"/>
          <w:b/>
          <w:bCs/>
          <w:sz w:val="28"/>
          <w:szCs w:val="28"/>
          <w:lang w:bidi="lo-LA"/>
        </w:rPr>
        <w:t xml:space="preserve"> </w:t>
      </w:r>
      <w:del w:id="273" w:author="Bounleuth VONGMANY" w:date="2020-10-04T14:50:00Z">
        <w:r w:rsidR="0069046C" w:rsidRPr="0055369A" w:rsidDel="00A944E5">
          <w:rPr>
            <w:rFonts w:ascii="Phetsarath OT" w:eastAsia="Phetsarath OT" w:hAnsi="Phetsarath OT" w:cs="Phetsarath OT" w:hint="cs"/>
            <w:b/>
            <w:bCs/>
            <w:sz w:val="28"/>
            <w:szCs w:val="28"/>
            <w:cs/>
            <w:lang w:bidi="lo-LA"/>
          </w:rPr>
          <w:delText>ເພຶ່ອ</w:delText>
        </w:r>
      </w:del>
      <w:ins w:id="274" w:author="Bounleuth VONGMANY" w:date="2020-10-04T14:50:00Z">
        <w:r w:rsidR="00A944E5">
          <w:rPr>
            <w:rFonts w:ascii="Phetsarath OT" w:eastAsia="Phetsarath OT" w:hAnsi="Phetsarath OT" w:cs="Phetsarath OT" w:hint="cs"/>
            <w:b/>
            <w:bCs/>
            <w:sz w:val="28"/>
            <w:szCs w:val="28"/>
            <w:cs/>
            <w:lang w:bidi="lo-LA"/>
          </w:rPr>
          <w:t>ເພື່ອ</w:t>
        </w:r>
      </w:ins>
      <w:r w:rsidR="0069046C" w:rsidRPr="0055369A">
        <w:rPr>
          <w:rFonts w:ascii="Phetsarath OT" w:eastAsia="Phetsarath OT" w:hAnsi="Phetsarath OT" w:cs="Phetsarath OT" w:hint="cs"/>
          <w:b/>
          <w:bCs/>
          <w:sz w:val="28"/>
          <w:szCs w:val="28"/>
          <w:cs/>
          <w:lang w:bidi="lo-LA"/>
        </w:rPr>
        <w:t>ເອົາຂໍ້ມູນຂອງລົດໄປ</w:t>
      </w:r>
      <w:del w:id="275" w:author="Bounleuth VONGMANY" w:date="2020-10-04T16:07:00Z">
        <w:r w:rsidR="0069046C" w:rsidRPr="0055369A" w:rsidDel="00022041">
          <w:rPr>
            <w:rFonts w:ascii="Phetsarath OT" w:eastAsia="Phetsarath OT" w:hAnsi="Phetsarath OT" w:cs="Phetsarath OT" w:hint="cs"/>
            <w:b/>
            <w:bCs/>
            <w:sz w:val="28"/>
            <w:szCs w:val="28"/>
            <w:cs/>
            <w:lang w:bidi="lo-LA"/>
          </w:rPr>
          <w:delText>ຝຶກ</w:delText>
        </w:r>
      </w:del>
      <w:r w:rsidR="0069046C" w:rsidRPr="0055369A">
        <w:rPr>
          <w:rFonts w:ascii="Phetsarath OT" w:eastAsia="Phetsarath OT" w:hAnsi="Phetsarath OT" w:cs="Phetsarath OT" w:hint="cs"/>
          <w:b/>
          <w:bCs/>
          <w:sz w:val="28"/>
          <w:szCs w:val="28"/>
          <w:cs/>
          <w:lang w:bidi="lo-LA"/>
        </w:rPr>
        <w:t>ສອນໃຫ້ລະບົບຮັບຮູ້</w:t>
      </w:r>
    </w:p>
    <w:p w14:paraId="70E9986C" w14:textId="19B87898" w:rsidR="0069046C" w:rsidRPr="000B75BD" w:rsidRDefault="0069046C" w:rsidP="0055369A">
      <w:pPr>
        <w:ind w:firstLine="567"/>
        <w:jc w:val="thaiDistribute"/>
        <w:rPr>
          <w:rFonts w:ascii="Phetsarath OT" w:eastAsia="Phetsarath OT" w:hAnsi="Phetsarath OT" w:cs="Phetsarath OT"/>
          <w:b/>
          <w:bCs/>
          <w:sz w:val="28"/>
          <w:szCs w:val="28"/>
          <w:lang w:val="en-US"/>
        </w:rPr>
      </w:pP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ເປັນການເອົາຊຸດຂໍ້ມູນທັງໝົດຂອງລົດໄປເຂົ້າລະບົບດວ້ຍການນໍາໃຊ້ຫຼັກການຂອງ </w:t>
      </w:r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CNN – YOLO</w:t>
      </w:r>
      <w:r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0D1A53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ເພື່ອ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ສະກັດເອົາຄຸນ</w:t>
      </w:r>
      <w:r w:rsidR="00433A13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ລັກ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ສະ</w:t>
      </w:r>
      <w:r w:rsidR="00433A13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ນະຂອງ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ຮູບພາບລົດ</w:t>
      </w:r>
      <w:r w:rsidR="00433A13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ແຕ່ລະປະເພດ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ແລ້ວເອົາໄປເກັບໃວ້ເປັນ</w:t>
      </w:r>
      <w:r w:rsidR="00433A13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</w:t>
      </w:r>
      <w:r w:rsidR="00915363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ໄຟຣ </w:t>
      </w:r>
      <w:r w:rsidR="00684C0B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ແມ່ແບບ</w:t>
      </w:r>
      <w:r w:rsidR="00684C0B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684C0B" w:rsidRPr="00C67C59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276" w:author="Bounleuth VONGMANY" w:date="2020-10-04T15:53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(</w:t>
      </w:r>
      <w:del w:id="277" w:author="Bounleuth VONGMANY" w:date="2020-10-04T15:53:00Z">
        <w:r w:rsidR="00433A13" w:rsidRPr="00C67C59" w:rsidDel="00C67C59">
          <w:rPr>
            <w:rFonts w:ascii="Times New Roman" w:eastAsia="Phetsarath OT" w:hAnsi="Times New Roman" w:cs="Times New Roman"/>
            <w:sz w:val="24"/>
            <w:szCs w:val="24"/>
            <w:lang w:val="en-US" w:bidi="lo-LA"/>
            <w:rPrChange w:id="278" w:author="Bounleuth VONGMANY" w:date="2020-10-04T15:53:00Z">
              <w:rPr>
                <w:rFonts w:ascii="Phetsarath OT" w:eastAsia="Phetsarath OT" w:hAnsi="Phetsarath OT" w:cs="Phetsarath OT"/>
                <w:sz w:val="24"/>
                <w:szCs w:val="24"/>
                <w:lang w:val="en-US" w:bidi="lo-LA"/>
              </w:rPr>
            </w:rPrChange>
          </w:rPr>
          <w:delText>model</w:delText>
        </w:r>
      </w:del>
      <w:ins w:id="279" w:author="Bounleuth VONGMANY" w:date="2020-10-04T15:53:00Z">
        <w:r w:rsidR="00C67C59" w:rsidRPr="00C67C59">
          <w:rPr>
            <w:rFonts w:ascii="Times New Roman" w:eastAsia="Phetsarath OT" w:hAnsi="Times New Roman" w:cs="Times New Roman"/>
            <w:sz w:val="24"/>
            <w:szCs w:val="24"/>
            <w:lang w:val="en-US" w:bidi="lo-LA"/>
            <w:rPrChange w:id="280" w:author="Bounleuth VONGMANY" w:date="2020-10-04T15:53:00Z">
              <w:rPr>
                <w:rFonts w:ascii="Phetsarath OT" w:eastAsia="Phetsarath OT" w:hAnsi="Phetsarath OT" w:cs="Phetsarath OT"/>
                <w:sz w:val="24"/>
                <w:szCs w:val="24"/>
                <w:lang w:val="en-US" w:bidi="lo-LA"/>
              </w:rPr>
            </w:rPrChange>
          </w:rPr>
          <w:t>Model</w:t>
        </w:r>
      </w:ins>
      <w:r w:rsidR="00684C0B" w:rsidRPr="00C67C59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281" w:author="Bounleuth VONGMANY" w:date="2020-10-04T15:53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)</w:t>
      </w:r>
      <w:r w:rsidR="008060D6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0D1A53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ເພື່ອ</w:t>
      </w:r>
      <w:r w:rsidR="008060D6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ຈະນໍາໄປປຽບທຽບກັບຂໍ້ມູນຈາກກ້ອງ</w:t>
      </w:r>
      <w:del w:id="282" w:author="Bounleuth VONGMANY" w:date="2020-10-04T14:53:00Z">
        <w:r w:rsidR="00CB7640" w:rsidRPr="000B75BD" w:rsidDel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ວີດີໂອ</w:delText>
        </w:r>
      </w:del>
      <w:ins w:id="283" w:author="Bounleuth VONGMANY" w:date="2020-10-04T14:53:00Z">
        <w:r w:rsidR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ວິດີໂອ</w:t>
        </w:r>
      </w:ins>
      <w:r w:rsidR="00CB7640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ທີ່ໄດ້ຮັບ</w:t>
      </w:r>
      <w:r w:rsidR="00FE2CA3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FE2CA3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ເຊ</w:t>
      </w:r>
      <w:ins w:id="284" w:author="Bounleuth VONGMANY" w:date="2020-10-04T15:53:00Z">
        <w:r w:rsidR="00C67C5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ິ່ງ</w:t>
        </w:r>
      </w:ins>
      <w:del w:id="285" w:author="Bounleuth VONGMANY" w:date="2020-10-04T15:53:00Z">
        <w:r w:rsidR="00FE2CA3" w:rsidRPr="000B75BD" w:rsidDel="00C67C5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ັ່ນ</w:delText>
        </w:r>
      </w:del>
      <w:r w:rsidR="00FE2CA3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ຂັັ້ນຕອນ</w:t>
      </w:r>
      <w:ins w:id="286" w:author="Bounleuth VONGMANY" w:date="2020-10-04T15:53:00Z">
        <w:r w:rsidR="00C67C5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ການເຮັດວຽກ</w:t>
        </w:r>
      </w:ins>
      <w:ins w:id="287" w:author="Bounleuth VONGMANY" w:date="2020-10-04T15:54:00Z">
        <w:r w:rsidR="00C67C5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ຂອງລະບົບ</w:t>
        </w:r>
      </w:ins>
      <w:r w:rsidR="00FE2CA3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ມີດັ່ງລຸ່ມນິີ້.</w:t>
      </w:r>
    </w:p>
    <w:p w14:paraId="3833716E" w14:textId="77777777" w:rsidR="00183C40" w:rsidRPr="0055369A" w:rsidRDefault="00183C40" w:rsidP="0055369A">
      <w:pPr>
        <w:pStyle w:val="ListParagraph"/>
        <w:ind w:left="0"/>
        <w:jc w:val="center"/>
        <w:rPr>
          <w:rFonts w:ascii="Phetsarath OT" w:eastAsia="Phetsarath OT" w:hAnsi="Phetsarath OT" w:cs="Phetsarath OT"/>
          <w:sz w:val="20"/>
          <w:szCs w:val="20"/>
          <w:lang w:bidi="lo-LA"/>
        </w:rPr>
      </w:pPr>
      <w:r w:rsidRPr="0055369A">
        <w:rPr>
          <w:rFonts w:ascii="Phetsarath OT" w:eastAsia="Phetsarath OT" w:hAnsi="Phetsarath OT" w:cs="Phetsarath OT"/>
          <w:noProof/>
          <w:sz w:val="20"/>
          <w:szCs w:val="20"/>
          <w:lang w:val="en-US" w:bidi="th-TH"/>
        </w:rPr>
        <w:drawing>
          <wp:inline distT="0" distB="0" distL="0" distR="0" wp14:anchorId="377ED873" wp14:editId="18428800">
            <wp:extent cx="5731510" cy="21628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570A" w14:textId="36E693D0" w:rsidR="00183C40" w:rsidRPr="0055369A" w:rsidRDefault="00183C40" w:rsidP="0055369A">
      <w:pPr>
        <w:pStyle w:val="ListParagraph"/>
        <w:ind w:left="0"/>
        <w:jc w:val="center"/>
        <w:rPr>
          <w:rFonts w:ascii="Phetsarath OT" w:eastAsia="Phetsarath OT" w:hAnsi="Phetsarath OT" w:cs="Phetsarath OT"/>
          <w:sz w:val="20"/>
          <w:szCs w:val="20"/>
          <w:cs/>
          <w:lang w:bidi="lo-LA"/>
        </w:rPr>
      </w:pPr>
      <w:r w:rsidRPr="0055369A">
        <w:rPr>
          <w:rFonts w:ascii="Phetsarath OT" w:eastAsia="Phetsarath OT" w:hAnsi="Phetsarath OT" w:cs="Phetsarath OT" w:hint="cs"/>
          <w:sz w:val="20"/>
          <w:szCs w:val="20"/>
          <w:cs/>
          <w:lang w:bidi="lo-LA"/>
        </w:rPr>
        <w:t>ຮູບ</w:t>
      </w:r>
      <w:r w:rsidR="00436833">
        <w:rPr>
          <w:rFonts w:ascii="Phetsarath OT" w:eastAsia="Phetsarath OT" w:hAnsi="Phetsarath OT" w:cs="Phetsarath OT" w:hint="cs"/>
          <w:sz w:val="20"/>
          <w:szCs w:val="20"/>
          <w:cs/>
          <w:lang w:bidi="lo-LA"/>
        </w:rPr>
        <w:t>ທີ</w:t>
      </w:r>
      <w:r w:rsidRPr="0055369A">
        <w:rPr>
          <w:rFonts w:ascii="Phetsarath OT" w:eastAsia="Phetsarath OT" w:hAnsi="Phetsarath OT" w:cs="Phetsarath OT" w:hint="cs"/>
          <w:sz w:val="20"/>
          <w:szCs w:val="20"/>
          <w:cs/>
          <w:lang w:bidi="lo-LA"/>
        </w:rPr>
        <w:t xml:space="preserve"> </w:t>
      </w:r>
      <w:r w:rsidRPr="0055369A">
        <w:rPr>
          <w:rFonts w:ascii="Phetsarath OT" w:eastAsia="Phetsarath OT" w:hAnsi="Phetsarath OT" w:cs="Phetsarath OT"/>
          <w:sz w:val="20"/>
          <w:szCs w:val="20"/>
          <w:lang w:bidi="lo-LA"/>
        </w:rPr>
        <w:t xml:space="preserve">4 </w:t>
      </w:r>
      <w:r w:rsidRPr="0055369A">
        <w:rPr>
          <w:rFonts w:ascii="Phetsarath OT" w:eastAsia="Phetsarath OT" w:hAnsi="Phetsarath OT" w:cs="Phetsarath OT" w:hint="cs"/>
          <w:sz w:val="20"/>
          <w:szCs w:val="20"/>
          <w:cs/>
          <w:lang w:bidi="lo-LA"/>
        </w:rPr>
        <w:t>ຂັ້ນຕອນວິທີການຝຶກ</w:t>
      </w:r>
      <w:ins w:id="288" w:author="Bounleuth VONGMANY" w:date="2020-10-04T15:54:00Z">
        <w:r w:rsidR="00C67C59">
          <w:rPr>
            <w:rFonts w:ascii="Phetsarath OT" w:eastAsia="Phetsarath OT" w:hAnsi="Phetsarath OT" w:cs="Phetsarath OT" w:hint="cs"/>
            <w:sz w:val="20"/>
            <w:szCs w:val="20"/>
            <w:cs/>
            <w:lang w:bidi="lo-LA"/>
          </w:rPr>
          <w:t>ໃຫ້ລະບົບຮັບຮູ້</w:t>
        </w:r>
      </w:ins>
    </w:p>
    <w:p w14:paraId="4FA641B4" w14:textId="4F45712F" w:rsidR="00183C40" w:rsidRPr="000B75BD" w:rsidRDefault="00183C40" w:rsidP="000B75BD">
      <w:pPr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ອະທ</w:t>
      </w:r>
      <w:ins w:id="289" w:author="Bounleuth VONGMANY" w:date="2020-10-04T15:55:00Z">
        <w:r w:rsidR="003E54EE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ິ</w:t>
        </w:r>
      </w:ins>
      <w:del w:id="290" w:author="Bounleuth VONGMANY" w:date="2020-10-04T15:55:00Z">
        <w:r w:rsidRPr="000B75BD" w:rsidDel="003E54EE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ີ</w:delText>
        </w:r>
      </w:del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ບາຍຄວາມໝາຍແຕ່ລະຂັ້ນຕ</w:t>
      </w:r>
      <w:del w:id="291" w:author="Bounleuth VONGMANY" w:date="2020-10-04T15:55:00Z">
        <w:r w:rsidRPr="000B75BD" w:rsidDel="00C67C5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້</w:delText>
        </w:r>
      </w:del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ອນວິທີການຝຶກ</w:t>
      </w:r>
      <w:ins w:id="292" w:author="Bounleuth VONGMANY" w:date="2020-10-04T15:55:00Z">
        <w:r w:rsidR="003E54EE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ໃຫ້ລະບົບຮັບຮູ້</w:t>
        </w:r>
      </w:ins>
    </w:p>
    <w:p w14:paraId="2CF34BE1" w14:textId="3613F24A" w:rsidR="00FE2CA3" w:rsidRDefault="00FE2CA3" w:rsidP="00FE2CA3">
      <w:pPr>
        <w:pStyle w:val="ListParagraph"/>
        <w:numPr>
          <w:ilvl w:val="0"/>
          <w:numId w:val="3"/>
        </w:numPr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3E54EE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293" w:author="Bounleuth VONGMANY" w:date="2020-10-04T15:55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Input</w:t>
      </w:r>
      <w:r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ໝາຍເຖ</w:t>
      </w:r>
      <w:ins w:id="294" w:author="Bounleuth VONGMANY" w:date="2020-10-04T15:55:00Z">
        <w:r w:rsidR="003E54EE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ິ</w:t>
        </w:r>
      </w:ins>
      <w:del w:id="295" w:author="Bounleuth VONGMANY" w:date="2020-10-04T15:55:00Z">
        <w:r w:rsidDel="003E54EE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ີ</w:delText>
        </w:r>
      </w:del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ງການສົ່ງຮູບພາບເຂົ້າໄປໃນລະບົບ</w:t>
      </w:r>
      <w:r w:rsidR="000D1A53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ເພື່ອ</w:t>
      </w:r>
      <w:del w:id="296" w:author="Bounleuth VONGMANY" w:date="2020-10-04T14:51:00Z">
        <w:r w:rsidDel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ສ້າງ</w:delText>
        </w:r>
      </w:del>
      <w:ins w:id="297" w:author="Bounleuth VONGMANY" w:date="2020-10-04T14:51:00Z">
        <w:r w:rsidR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ພັດທະນາ</w:t>
        </w:r>
      </w:ins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ຮູບແບບ</w:t>
      </w:r>
    </w:p>
    <w:p w14:paraId="55A71A62" w14:textId="1857892E" w:rsidR="00FE2CA3" w:rsidRPr="008A41CE" w:rsidRDefault="00FE2CA3" w:rsidP="00FE2CA3">
      <w:pPr>
        <w:pStyle w:val="ListParagraph"/>
        <w:numPr>
          <w:ilvl w:val="0"/>
          <w:numId w:val="3"/>
        </w:numPr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3E54EE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298" w:author="Bounleuth VONGMANY" w:date="2020-10-04T15:55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Convolutions</w:t>
      </w:r>
      <w:r w:rsidRPr="00FE2CA3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 xml:space="preserve"> ເປັນຂັ້ນຕອນທໍາອິດສໍາລັບການແຍກຄຸນລັກສະນະຂອງຮູບພາບທີ່ </w:t>
      </w:r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Input</w:t>
      </w:r>
      <w:r w:rsidRPr="00FE2CA3">
        <w:rPr>
          <w:rFonts w:ascii="Phetsarath OT" w:eastAsia="Phetsarath OT" w:hAnsi="Phetsarath OT" w:cs="Phetsarath OT" w:hint="eastAsia"/>
          <w:sz w:val="24"/>
          <w:szCs w:val="24"/>
          <w:lang w:val="en-US" w:bidi="lo-LA"/>
        </w:rPr>
        <w:t xml:space="preserve"> </w:t>
      </w:r>
      <w:r w:rsidRPr="00FE2CA3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 xml:space="preserve">ແລະ ຮັກສາຄວາມສໍາພັນລະຫວ່າງ </w:t>
      </w:r>
      <w:r w:rsidRPr="003E54EE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299" w:author="Bounleuth VONGMANY" w:date="2020-10-04T15:55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Pixels</w:t>
      </w:r>
      <w:r w:rsidRPr="00FE2CA3">
        <w:rPr>
          <w:rFonts w:ascii="Phetsarath OT" w:eastAsia="Phetsarath OT" w:hAnsi="Phetsarath OT" w:cs="Phetsarath OT" w:hint="eastAsia"/>
          <w:sz w:val="24"/>
          <w:szCs w:val="24"/>
          <w:lang w:val="en-US" w:bidi="lo-LA"/>
        </w:rPr>
        <w:t xml:space="preserve"> </w:t>
      </w:r>
      <w:r w:rsidRPr="00FE2CA3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>ດ້ວຍການຮຽນຮູ້</w:t>
      </w:r>
      <w:del w:id="300" w:author="Bounleuth VONGMANY" w:date="2020-10-04T15:57:00Z">
        <w:r w:rsidRPr="00FE2CA3" w:rsidDel="007A53E3">
          <w:rPr>
            <w:rFonts w:ascii="Phetsarath OT" w:eastAsia="Phetsarath OT" w:hAnsi="Phetsarath OT" w:cs="Phetsarath OT" w:hint="eastAsia"/>
            <w:sz w:val="24"/>
            <w:szCs w:val="24"/>
            <w:cs/>
            <w:lang w:val="en-US" w:bidi="lo-LA"/>
          </w:rPr>
          <w:delText>ຄຸນສົມບັດ</w:delText>
        </w:r>
      </w:del>
      <w:ins w:id="301" w:author="Bounleuth VONGMANY" w:date="2020-10-04T15:57:00Z">
        <w:r w:rsidR="007A53E3" w:rsidRPr="00FE2CA3">
          <w:rPr>
            <w:rFonts w:ascii="Phetsarath OT" w:eastAsia="Phetsarath OT" w:hAnsi="Phetsarath OT" w:cs="Phetsarath OT" w:hint="eastAsia"/>
            <w:sz w:val="24"/>
            <w:szCs w:val="24"/>
            <w:cs/>
            <w:lang w:val="en-US" w:bidi="lo-LA"/>
          </w:rPr>
          <w:t>ຄຸນ</w:t>
        </w:r>
        <w:r w:rsidR="007A53E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ລັກສະນະ</w:t>
        </w:r>
      </w:ins>
      <w:r w:rsidRPr="00FE2CA3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>ຂອງຮູບພາບໂດຍໃຊ້ຂໍ້ມູນພາບ</w:t>
      </w:r>
      <w:r w:rsidR="008A41CE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ແຍກ</w:t>
      </w:r>
      <w:r w:rsidRPr="00FE2CA3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>ເປັນໜ້າຕ່າງນ້ອຍໆ</w:t>
      </w:r>
      <w:r w:rsidR="008A41CE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ແລ້ວ</w:t>
      </w:r>
      <w:del w:id="302" w:author="Bounleuth VONGMANY" w:date="2020-10-04T15:58:00Z">
        <w:r w:rsidR="008A41CE" w:rsidDel="007A53E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ເຮັດ</w:delText>
        </w:r>
      </w:del>
      <w:r w:rsidR="008A41CE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ສະກັດ</w:t>
      </w:r>
      <w:ins w:id="303" w:author="Bounleuth VONGMANY" w:date="2020-10-04T15:58:00Z">
        <w:r w:rsidR="007A53E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ເອົາ</w:t>
        </w:r>
      </w:ins>
      <w:r w:rsidR="008A41CE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ຄຸນລັກສະນະໂດຍ</w:t>
      </w:r>
      <w:r w:rsidRPr="00FE2CA3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>ການຄໍານວນທາງຄະນິດສາດທີ່ໃຊ້ການຄໍານວນ</w:t>
      </w:r>
      <w:r w:rsidR="008A41CE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ຄ່າ </w:t>
      </w:r>
      <w:r w:rsidR="008A41CE"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H*W*D (H = Height, W = Width, D = Dimension)</w:t>
      </w:r>
    </w:p>
    <w:p w14:paraId="0B9232DF" w14:textId="71365C8C" w:rsidR="00FE2CA3" w:rsidRDefault="00FE2CA3" w:rsidP="00FE2CA3">
      <w:pPr>
        <w:pStyle w:val="ListParagraph"/>
        <w:numPr>
          <w:ilvl w:val="0"/>
          <w:numId w:val="3"/>
        </w:numPr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Subsampling</w:t>
      </w:r>
      <w:r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ຫຼື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</w:t>
      </w:r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Pooling</w:t>
      </w:r>
      <w:r w:rsidR="008A41CE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ເປັນການ</w:t>
      </w:r>
      <w:r w:rsidR="008A41CE" w:rsidRPr="008A41CE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>ເອົາອົງປະກອບໃຫຍ່ສຸດທີ່ຫາໄດ້ຄຸນລັກສະນະມາຈ</w:t>
      </w:r>
      <w:ins w:id="304" w:author="Bounleuth VONGMANY" w:date="2020-10-04T15:59:00Z">
        <w:r w:rsidR="007A53E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າ</w:t>
        </w:r>
      </w:ins>
      <w:del w:id="305" w:author="Bounleuth VONGMANY" w:date="2020-10-04T15:59:00Z">
        <w:r w:rsidR="008A41CE" w:rsidRPr="008A41CE" w:rsidDel="007A53E3">
          <w:rPr>
            <w:rFonts w:ascii="Phetsarath OT" w:eastAsia="Phetsarath OT" w:hAnsi="Phetsarath OT" w:cs="Phetsarath OT"/>
            <w:sz w:val="24"/>
            <w:szCs w:val="24"/>
            <w:cs/>
            <w:lang w:val="en-US" w:bidi="lo-LA"/>
          </w:rPr>
          <w:delText>ັ</w:delText>
        </w:r>
      </w:del>
      <w:r w:rsidR="008A41CE" w:rsidRPr="008A41CE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 xml:space="preserve">ກຂັ້ນຕອນ </w:t>
      </w:r>
      <w:r w:rsidR="008A41CE"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Convolutions</w:t>
      </w:r>
      <w:r w:rsidR="008A41CE" w:rsidRPr="00FE2CA3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 xml:space="preserve"> </w:t>
      </w:r>
      <w:r w:rsidR="008A41CE" w:rsidRPr="008A41CE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 xml:space="preserve">ໂດຍການກໍານົດ </w:t>
      </w:r>
      <w:r w:rsidR="008A41CE" w:rsidRPr="007A53E3">
        <w:rPr>
          <w:rFonts w:ascii="Times New Roman" w:eastAsia="Phetsarath OT" w:hAnsi="Times New Roman" w:cs="Times New Roman"/>
          <w:sz w:val="24"/>
          <w:szCs w:val="24"/>
          <w:cs/>
          <w:lang w:val="en-US" w:bidi="lo-LA"/>
          <w:rPrChange w:id="306" w:author="Bounleuth VONGMANY" w:date="2020-10-04T15:59:00Z">
            <w:rPr>
              <w:rFonts w:ascii="Phetsarath OT" w:eastAsia="Phetsarath OT" w:hAnsi="Phetsarath OT" w:cs="Phetsarath OT"/>
              <w:sz w:val="24"/>
              <w:szCs w:val="24"/>
              <w:cs/>
              <w:lang w:val="en-US" w:bidi="lo-LA"/>
            </w:rPr>
          </w:rPrChange>
        </w:rPr>
        <w:t xml:space="preserve">2 </w:t>
      </w:r>
      <w:r w:rsidR="008A41CE" w:rsidRPr="007A53E3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307" w:author="Bounleuth VONGMANY" w:date="2020-10-04T15:59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 xml:space="preserve">x </w:t>
      </w:r>
      <w:r w:rsidR="008A41CE" w:rsidRPr="007A53E3">
        <w:rPr>
          <w:rFonts w:ascii="Times New Roman" w:eastAsia="Phetsarath OT" w:hAnsi="Times New Roman" w:cs="Times New Roman"/>
          <w:sz w:val="24"/>
          <w:szCs w:val="24"/>
          <w:cs/>
          <w:lang w:val="en-US" w:bidi="lo-LA"/>
          <w:rPrChange w:id="308" w:author="Bounleuth VONGMANY" w:date="2020-10-04T15:59:00Z">
            <w:rPr>
              <w:rFonts w:ascii="Phetsarath OT" w:eastAsia="Phetsarath OT" w:hAnsi="Phetsarath OT" w:cs="Phetsarath OT"/>
              <w:sz w:val="24"/>
              <w:szCs w:val="24"/>
              <w:cs/>
              <w:lang w:val="en-US" w:bidi="lo-LA"/>
            </w:rPr>
          </w:rPrChange>
        </w:rPr>
        <w:t xml:space="preserve">2 </w:t>
      </w:r>
      <w:r w:rsidR="008A41CE" w:rsidRPr="007A53E3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Filters</w:t>
      </w:r>
    </w:p>
    <w:p w14:paraId="5BBB5AB8" w14:textId="1E245133" w:rsidR="008A41CE" w:rsidRDefault="008A41CE" w:rsidP="00FE2CA3">
      <w:pPr>
        <w:pStyle w:val="ListParagraph"/>
        <w:numPr>
          <w:ilvl w:val="0"/>
          <w:numId w:val="3"/>
        </w:numPr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E85144">
        <w:rPr>
          <w:rFonts w:ascii="Times New Roman" w:eastAsia="Phetsarath OT" w:hAnsi="Times New Roman" w:cs="Times New Roman"/>
          <w:sz w:val="24"/>
          <w:szCs w:val="24"/>
          <w:lang w:bidi="lo-LA"/>
        </w:rPr>
        <w:t>Fully connection</w:t>
      </w:r>
      <w:r w:rsidRPr="008A41CE">
        <w:rPr>
          <w:rFonts w:ascii="Phetsarath OT" w:eastAsia="Phetsarath OT" w:hAnsi="Phetsarath OT" w:cs="Phetsarath OT" w:hint="eastAsia"/>
          <w:sz w:val="24"/>
          <w:szCs w:val="24"/>
          <w:lang w:bidi="lo-LA"/>
        </w:rPr>
        <w:t xml:space="preserve"> </w:t>
      </w:r>
      <w:del w:id="309" w:author="Bounleuth VONGMANY" w:date="2020-10-04T16:00:00Z">
        <w:r w:rsidRPr="008A41CE" w:rsidDel="007A53E3">
          <w:rPr>
            <w:rFonts w:ascii="Phetsarath OT" w:eastAsia="Phetsarath OT" w:hAnsi="Phetsarath OT" w:cs="Phetsarath OT" w:hint="eastAsia"/>
            <w:sz w:val="24"/>
            <w:szCs w:val="24"/>
            <w:cs/>
            <w:lang w:val="en-US" w:bidi="lo-LA"/>
          </w:rPr>
          <w:delText>ເປັນຕົວ</w:delText>
        </w:r>
      </w:del>
      <w:r w:rsidRPr="008A41CE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>ເຮັດໜ້າທີ່ສໍາລັບການຮຽນຮູ້ ແລະ ຈໍາແນກ</w:t>
      </w:r>
      <w:del w:id="310" w:author="Bounleuth VONGMANY" w:date="2020-10-04T16:00:00Z">
        <w:r w:rsidR="00183C40" w:rsidDel="007A53E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ແຍກ</w:delText>
        </w:r>
      </w:del>
      <w:r w:rsidRPr="008A41CE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>ປະເພດຂອງ</w:t>
      </w:r>
      <w:del w:id="311" w:author="Bounleuth VONGMANY" w:date="2020-10-04T16:01:00Z">
        <w:r w:rsidRPr="008A41CE" w:rsidDel="007A53E3">
          <w:rPr>
            <w:rFonts w:ascii="Phetsarath OT" w:eastAsia="Phetsarath OT" w:hAnsi="Phetsarath OT" w:cs="Phetsarath OT" w:hint="eastAsia"/>
            <w:sz w:val="24"/>
            <w:szCs w:val="24"/>
            <w:cs/>
            <w:lang w:val="en-US" w:bidi="lo-LA"/>
          </w:rPr>
          <w:delText>ວັດຖຸ</w:delText>
        </w:r>
      </w:del>
      <w:ins w:id="312" w:author="Bounleuth VONGMANY" w:date="2020-10-04T16:01:00Z">
        <w:r w:rsidR="007A53E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ລົດ</w:t>
        </w:r>
      </w:ins>
      <w:r w:rsidRPr="008A41CE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>ຕາມຈໍານວນ</w:t>
      </w:r>
      <w:del w:id="313" w:author="Bounleuth VONGMANY" w:date="2020-10-04T16:03:00Z">
        <w:r w:rsidR="00183C40" w:rsidDel="00EB2F94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ປະເພດ</w:delText>
        </w:r>
      </w:del>
      <w:ins w:id="314" w:author="Bounleuth VONGMANY" w:date="2020-10-04T16:01:00Z">
        <w:r w:rsidR="007A53E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ຂອງລົດ</w:t>
        </w:r>
      </w:ins>
    </w:p>
    <w:p w14:paraId="565BB9D1" w14:textId="2ABDA651" w:rsidR="00183C40" w:rsidRDefault="00183C40" w:rsidP="00FE2CA3">
      <w:pPr>
        <w:pStyle w:val="ListParagraph"/>
        <w:numPr>
          <w:ilvl w:val="0"/>
          <w:numId w:val="3"/>
        </w:numPr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</w:pPr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Model</w:t>
      </w:r>
      <w:r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ເປັນການເອົາຄຸນລັກສະນະທີ່ສະກັດໄດ້ແລ້ວໄປ</w:t>
      </w:r>
      <w:del w:id="315" w:author="Bounleuth VONGMANY" w:date="2020-10-04T16:03:00Z">
        <w:r w:rsidDel="00EB2F94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ເກັບໃວ້</w:delText>
        </w:r>
      </w:del>
      <w:ins w:id="316" w:author="Bounleuth VONGMANY" w:date="2020-10-04T16:03:00Z">
        <w:r w:rsidR="00EB2F94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ເກັບໄວ້</w:t>
        </w:r>
      </w:ins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ເປັນໄຟຣແມ່ແບບ</w:t>
      </w:r>
      <w:r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(</w:t>
      </w:r>
      <w:del w:id="317" w:author="Bounleuth VONGMANY" w:date="2020-10-04T16:03:00Z">
        <w:r w:rsidRPr="00E85144" w:rsidDel="00EB2F94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delText>model</w:delText>
        </w:r>
      </w:del>
      <w:ins w:id="318" w:author="Bounleuth VONGMANY" w:date="2020-10-04T16:03:00Z">
        <w:r w:rsidR="00EB2F94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t>M</w:t>
        </w:r>
        <w:r w:rsidR="00EB2F94" w:rsidRPr="00E85144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t>odel</w:t>
        </w:r>
      </w:ins>
      <w:r>
        <w:rPr>
          <w:rFonts w:ascii="Phetsarath OT" w:eastAsia="Phetsarath OT" w:hAnsi="Phetsarath OT" w:cs="Phetsarath OT"/>
          <w:sz w:val="24"/>
          <w:szCs w:val="24"/>
          <w:lang w:val="en-US" w:bidi="lo-LA"/>
        </w:rPr>
        <w:t>)</w:t>
      </w:r>
    </w:p>
    <w:p w14:paraId="32C6F3BE" w14:textId="022C239E" w:rsidR="00BA56E3" w:rsidRPr="0055369A" w:rsidRDefault="00922E37" w:rsidP="0055369A">
      <w:pPr>
        <w:pStyle w:val="ListParagraph"/>
        <w:numPr>
          <w:ilvl w:val="1"/>
          <w:numId w:val="2"/>
        </w:numPr>
        <w:ind w:left="567" w:hanging="567"/>
        <w:rPr>
          <w:rFonts w:ascii="Phetsarath OT" w:eastAsia="Phetsarath OT" w:hAnsi="Phetsarath OT" w:cs="Phetsarath OT"/>
          <w:b/>
          <w:bCs/>
          <w:sz w:val="28"/>
          <w:szCs w:val="28"/>
          <w:lang w:bidi="lo-LA"/>
        </w:rPr>
      </w:pPr>
      <w:del w:id="319" w:author="Bounleuth VONGMANY" w:date="2020-10-04T14:51:00Z">
        <w:r w:rsidRPr="0055369A" w:rsidDel="00A944E5">
          <w:rPr>
            <w:rFonts w:ascii="Phetsarath OT" w:eastAsia="Phetsarath OT" w:hAnsi="Phetsarath OT" w:cs="Phetsarath OT" w:hint="cs"/>
            <w:b/>
            <w:bCs/>
            <w:sz w:val="28"/>
            <w:szCs w:val="28"/>
            <w:cs/>
            <w:lang w:bidi="lo-LA"/>
          </w:rPr>
          <w:delText>ສ້າງ</w:delText>
        </w:r>
      </w:del>
      <w:ins w:id="320" w:author="Bounleuth VONGMANY" w:date="2020-10-04T16:04:00Z">
        <w:r w:rsidR="00EB2F94">
          <w:rPr>
            <w:rFonts w:ascii="Phetsarath OT" w:eastAsia="Phetsarath OT" w:hAnsi="Phetsarath OT" w:cs="Phetsarath OT" w:hint="cs"/>
            <w:b/>
            <w:bCs/>
            <w:sz w:val="28"/>
            <w:szCs w:val="28"/>
            <w:cs/>
            <w:lang w:bidi="lo-LA"/>
          </w:rPr>
          <w:t>ວິທີການ</w:t>
        </w:r>
      </w:ins>
      <w:del w:id="321" w:author="Bounleuth VONGMANY" w:date="2020-10-04T16:04:00Z">
        <w:r w:rsidRPr="0055369A" w:rsidDel="00EB2F94">
          <w:rPr>
            <w:rFonts w:ascii="Phetsarath OT" w:eastAsia="Phetsarath OT" w:hAnsi="Phetsarath OT" w:cs="Phetsarath OT" w:hint="cs"/>
            <w:b/>
            <w:bCs/>
            <w:sz w:val="28"/>
            <w:szCs w:val="28"/>
            <w:cs/>
            <w:lang w:bidi="lo-LA"/>
          </w:rPr>
          <w:delText>ແບບ</w:delText>
        </w:r>
      </w:del>
      <w:r w:rsidRPr="0055369A">
        <w:rPr>
          <w:rFonts w:ascii="Phetsarath OT" w:eastAsia="Phetsarath OT" w:hAnsi="Phetsarath OT" w:cs="Phetsarath OT" w:hint="cs"/>
          <w:b/>
          <w:bCs/>
          <w:sz w:val="28"/>
          <w:szCs w:val="28"/>
          <w:cs/>
          <w:lang w:bidi="lo-LA"/>
        </w:rPr>
        <w:t>ທົດລອງເອົາຂໍ້ມູນ</w:t>
      </w:r>
      <w:r w:rsidR="006C41A0" w:rsidRPr="0055369A">
        <w:rPr>
          <w:rFonts w:ascii="Phetsarath OT" w:eastAsia="Phetsarath OT" w:hAnsi="Phetsarath OT" w:cs="Phetsarath OT" w:hint="cs"/>
          <w:b/>
          <w:bCs/>
          <w:sz w:val="28"/>
          <w:szCs w:val="28"/>
          <w:cs/>
          <w:lang w:bidi="lo-LA"/>
        </w:rPr>
        <w:t>ຮູບພາບວ</w:t>
      </w:r>
      <w:ins w:id="322" w:author="Bounleuth VONGMANY" w:date="2020-10-04T16:04:00Z">
        <w:r w:rsidR="00EB2F94">
          <w:rPr>
            <w:rFonts w:ascii="Phetsarath OT" w:eastAsia="Phetsarath OT" w:hAnsi="Phetsarath OT" w:cs="Phetsarath OT" w:hint="cs"/>
            <w:b/>
            <w:bCs/>
            <w:sz w:val="28"/>
            <w:szCs w:val="28"/>
            <w:cs/>
            <w:lang w:bidi="lo-LA"/>
          </w:rPr>
          <w:t>ິ</w:t>
        </w:r>
      </w:ins>
      <w:del w:id="323" w:author="Bounleuth VONGMANY" w:date="2020-10-04T16:04:00Z">
        <w:r w:rsidR="006C41A0" w:rsidRPr="0055369A" w:rsidDel="00EB2F94">
          <w:rPr>
            <w:rFonts w:ascii="Phetsarath OT" w:eastAsia="Phetsarath OT" w:hAnsi="Phetsarath OT" w:cs="Phetsarath OT" w:hint="cs"/>
            <w:b/>
            <w:bCs/>
            <w:sz w:val="28"/>
            <w:szCs w:val="28"/>
            <w:cs/>
            <w:lang w:bidi="lo-LA"/>
          </w:rPr>
          <w:delText>ີໂ</w:delText>
        </w:r>
      </w:del>
      <w:r w:rsidR="006C41A0" w:rsidRPr="0055369A">
        <w:rPr>
          <w:rFonts w:ascii="Phetsarath OT" w:eastAsia="Phetsarath OT" w:hAnsi="Phetsarath OT" w:cs="Phetsarath OT" w:hint="cs"/>
          <w:b/>
          <w:bCs/>
          <w:sz w:val="28"/>
          <w:szCs w:val="28"/>
          <w:cs/>
          <w:lang w:bidi="lo-LA"/>
        </w:rPr>
        <w:t>ດ</w:t>
      </w:r>
      <w:ins w:id="324" w:author="Bounleuth VONGMANY" w:date="2020-10-04T16:04:00Z">
        <w:r w:rsidR="00EB2F94">
          <w:rPr>
            <w:rFonts w:ascii="Phetsarath OT" w:eastAsia="Phetsarath OT" w:hAnsi="Phetsarath OT" w:cs="Phetsarath OT" w:hint="cs"/>
            <w:b/>
            <w:bCs/>
            <w:sz w:val="28"/>
            <w:szCs w:val="28"/>
            <w:cs/>
            <w:lang w:bidi="lo-LA"/>
          </w:rPr>
          <w:t>ີ</w:t>
        </w:r>
      </w:ins>
      <w:del w:id="325" w:author="Bounleuth VONGMANY" w:date="2020-10-04T16:04:00Z">
        <w:r w:rsidR="006C41A0" w:rsidRPr="0055369A" w:rsidDel="00EB2F94">
          <w:rPr>
            <w:rFonts w:ascii="Phetsarath OT" w:eastAsia="Phetsarath OT" w:hAnsi="Phetsarath OT" w:cs="Phetsarath OT" w:hint="cs"/>
            <w:b/>
            <w:bCs/>
            <w:sz w:val="28"/>
            <w:szCs w:val="28"/>
            <w:cs/>
            <w:lang w:bidi="lo-LA"/>
          </w:rPr>
          <w:delText>ໂອໃປ</w:delText>
        </w:r>
      </w:del>
      <w:ins w:id="326" w:author="Bounleuth VONGMANY" w:date="2020-10-04T16:04:00Z">
        <w:r w:rsidR="00EB2F94" w:rsidRPr="0055369A">
          <w:rPr>
            <w:rFonts w:ascii="Phetsarath OT" w:eastAsia="Phetsarath OT" w:hAnsi="Phetsarath OT" w:cs="Phetsarath OT" w:hint="cs"/>
            <w:b/>
            <w:bCs/>
            <w:sz w:val="28"/>
            <w:szCs w:val="28"/>
            <w:cs/>
            <w:lang w:bidi="lo-LA"/>
          </w:rPr>
          <w:t>ໂອ</w:t>
        </w:r>
        <w:r w:rsidR="00EB2F94">
          <w:rPr>
            <w:rFonts w:ascii="Phetsarath OT" w:eastAsia="Phetsarath OT" w:hAnsi="Phetsarath OT" w:cs="Phetsarath OT" w:hint="cs"/>
            <w:b/>
            <w:bCs/>
            <w:sz w:val="28"/>
            <w:szCs w:val="28"/>
            <w:cs/>
            <w:lang w:bidi="lo-LA"/>
          </w:rPr>
          <w:t>ໄ</w:t>
        </w:r>
        <w:r w:rsidR="00EB2F94" w:rsidRPr="0055369A">
          <w:rPr>
            <w:rFonts w:ascii="Phetsarath OT" w:eastAsia="Phetsarath OT" w:hAnsi="Phetsarath OT" w:cs="Phetsarath OT" w:hint="cs"/>
            <w:b/>
            <w:bCs/>
            <w:sz w:val="28"/>
            <w:szCs w:val="28"/>
            <w:cs/>
            <w:lang w:bidi="lo-LA"/>
          </w:rPr>
          <w:t>ປ</w:t>
        </w:r>
      </w:ins>
      <w:r w:rsidR="006C41A0" w:rsidRPr="0055369A">
        <w:rPr>
          <w:rFonts w:ascii="Phetsarath OT" w:eastAsia="Phetsarath OT" w:hAnsi="Phetsarath OT" w:cs="Phetsarath OT" w:hint="cs"/>
          <w:b/>
          <w:bCs/>
          <w:sz w:val="28"/>
          <w:szCs w:val="28"/>
          <w:cs/>
          <w:lang w:bidi="lo-LA"/>
        </w:rPr>
        <w:t>ຜ່ານລະບົບແລ້ວກວດຈັບ</w:t>
      </w:r>
      <w:ins w:id="327" w:author="Bounleuth VONGMANY" w:date="2020-10-04T16:05:00Z">
        <w:r w:rsidR="00EB2F94">
          <w:rPr>
            <w:rFonts w:ascii="Phetsarath OT" w:eastAsia="Phetsarath OT" w:hAnsi="Phetsarath OT" w:cs="Phetsarath OT" w:hint="cs"/>
            <w:b/>
            <w:bCs/>
            <w:sz w:val="28"/>
            <w:szCs w:val="28"/>
            <w:cs/>
            <w:lang w:bidi="lo-LA"/>
          </w:rPr>
          <w:t>ລົດ</w:t>
        </w:r>
      </w:ins>
    </w:p>
    <w:p w14:paraId="4B0595EC" w14:textId="449D5460" w:rsidR="006C41A0" w:rsidRPr="000B75BD" w:rsidRDefault="006C41A0" w:rsidP="0055369A">
      <w:pPr>
        <w:ind w:firstLine="567"/>
        <w:jc w:val="thaiDistribute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ເປັນການນໍາເອົາຂໍ້ມູນຮູບພາບວ</w:t>
      </w:r>
      <w:ins w:id="328" w:author="Bounleuth VONGMANY" w:date="2020-10-04T16:05:00Z">
        <w:r w:rsidR="00EB2F94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ິ</w:t>
        </w:r>
      </w:ins>
      <w:del w:id="329" w:author="Bounleuth VONGMANY" w:date="2020-10-04T16:05:00Z">
        <w:r w:rsidRPr="000B75BD" w:rsidDel="00EB2F94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ີໂ</w:delText>
        </w:r>
      </w:del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ດ</w:t>
      </w:r>
      <w:ins w:id="330" w:author="Bounleuth VONGMANY" w:date="2020-10-04T16:05:00Z">
        <w:r w:rsidR="00EB2F94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ີ</w:t>
        </w:r>
      </w:ins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ໂອໄປຜ່ານລະບົບແລ້ວເຮັດການກວດສອບດ້ວຍການສະກັດເອົາຄຸນລັກສະນະແຕ່ລະ</w:t>
      </w:r>
      <w:r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del w:id="331" w:author="Bounleuth VONGMANY" w:date="2020-10-04T15:04:00Z">
        <w:r w:rsidRPr="00E85144" w:rsidDel="00163C1C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delText>Frame</w:delText>
        </w:r>
      </w:del>
      <w:ins w:id="332" w:author="Bounleuth VONGMANY" w:date="2020-10-04T15:04:00Z">
        <w:r w:rsidR="00163C1C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t>Frame</w:t>
        </w:r>
      </w:ins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ຂອງ</w:t>
      </w:r>
      <w:del w:id="333" w:author="Bounleuth VONGMANY" w:date="2020-10-04T14:53:00Z">
        <w:r w:rsidRPr="000B75BD" w:rsidDel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ວີດີໂອ</w:delText>
        </w:r>
      </w:del>
      <w:ins w:id="334" w:author="Bounleuth VONGMANY" w:date="2020-10-04T14:53:00Z">
        <w:r w:rsidR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ວິດີໂອ</w:t>
        </w:r>
      </w:ins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ແລ້ວເອົາໄປປຽບທຽບກັບຄຸນລັກສະນະທີ</w:t>
      </w:r>
      <w:ins w:id="335" w:author="Bounleuth VONGMANY" w:date="2020-10-04T16:05:00Z">
        <w:r w:rsidR="00EB2F94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່</w:t>
        </w:r>
      </w:ins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ມີ</w:t>
      </w:r>
      <w:del w:id="336" w:author="Bounleuth VONGMANY" w:date="2020-10-04T16:05:00Z">
        <w:r w:rsidRPr="000B75BD" w:rsidDel="00EB2F94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ເກັບໃວ້</w:delText>
        </w:r>
      </w:del>
      <w:ins w:id="337" w:author="Bounleuth VONGMANY" w:date="2020-10-04T16:05:00Z">
        <w:r w:rsidR="00EB2F94" w:rsidRPr="000B75BD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ເກັບ</w:t>
        </w:r>
        <w:r w:rsidR="00EB2F94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ໄ</w:t>
        </w:r>
        <w:r w:rsidR="00EB2F94" w:rsidRPr="000B75BD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ວ້</w:t>
        </w:r>
      </w:ins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ໃນ </w:t>
      </w:r>
      <w:del w:id="338" w:author="Bounleuth VONGMANY" w:date="2020-10-04T16:05:00Z">
        <w:r w:rsidRPr="00EB2F94" w:rsidDel="00EB2F94">
          <w:rPr>
            <w:rFonts w:ascii="Times New Roman" w:eastAsia="Phetsarath OT" w:hAnsi="Times New Roman" w:cs="Times New Roman"/>
            <w:sz w:val="24"/>
            <w:szCs w:val="24"/>
            <w:lang w:val="en-US" w:bidi="lo-LA"/>
            <w:rPrChange w:id="339" w:author="Bounleuth VONGMANY" w:date="2020-10-04T16:06:00Z">
              <w:rPr>
                <w:rFonts w:ascii="Phetsarath OT" w:eastAsia="Phetsarath OT" w:hAnsi="Phetsarath OT" w:cs="Phetsarath OT"/>
                <w:sz w:val="24"/>
                <w:szCs w:val="24"/>
                <w:lang w:val="en-US" w:bidi="lo-LA"/>
              </w:rPr>
            </w:rPrChange>
          </w:rPr>
          <w:delText>model</w:delText>
        </w:r>
        <w:r w:rsidRPr="00EB2F94" w:rsidDel="00EB2F94">
          <w:rPr>
            <w:rFonts w:ascii="Times New Roman" w:eastAsia="Phetsarath OT" w:hAnsi="Times New Roman" w:cs="Times New Roman"/>
            <w:sz w:val="24"/>
            <w:szCs w:val="24"/>
            <w:cs/>
            <w:lang w:val="en-US" w:bidi="lo-LA"/>
            <w:rPrChange w:id="340" w:author="Bounleuth VONGMANY" w:date="2020-10-04T16:06:00Z">
              <w:rPr>
                <w:rFonts w:ascii="Phetsarath OT" w:eastAsia="Phetsarath OT" w:hAnsi="Phetsarath OT" w:cs="Phetsarath OT"/>
                <w:sz w:val="24"/>
                <w:szCs w:val="24"/>
                <w:cs/>
                <w:lang w:val="en-US" w:bidi="lo-LA"/>
              </w:rPr>
            </w:rPrChange>
          </w:rPr>
          <w:delText xml:space="preserve"> </w:delText>
        </w:r>
      </w:del>
      <w:ins w:id="341" w:author="Bounleuth VONGMANY" w:date="2020-10-04T16:05:00Z">
        <w:r w:rsidR="00EB2F94" w:rsidRPr="00EB2F94">
          <w:rPr>
            <w:rFonts w:ascii="Times New Roman" w:eastAsia="Phetsarath OT" w:hAnsi="Times New Roman" w:cs="Times New Roman"/>
            <w:sz w:val="24"/>
            <w:szCs w:val="24"/>
            <w:lang w:val="en-US" w:bidi="lo-LA"/>
            <w:rPrChange w:id="342" w:author="Bounleuth VONGMANY" w:date="2020-10-04T16:06:00Z">
              <w:rPr>
                <w:rFonts w:ascii="Phetsarath OT" w:eastAsia="Phetsarath OT" w:hAnsi="Phetsarath OT" w:cs="Phetsarath OT"/>
                <w:sz w:val="24"/>
                <w:szCs w:val="24"/>
                <w:lang w:val="en-US" w:bidi="lo-LA"/>
              </w:rPr>
            </w:rPrChange>
          </w:rPr>
          <w:t>Model</w:t>
        </w:r>
        <w:r w:rsidR="00EB2F94" w:rsidRPr="000B75BD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 xml:space="preserve"> </w:t>
        </w:r>
      </w:ins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ແລ້ວສະແດງຜົນອອກ</w:t>
      </w:r>
      <w:ins w:id="343" w:author="Bounleuth VONGMANY" w:date="2020-10-04T16:08:00Z">
        <w:r w:rsidR="00022041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ມາ</w:t>
        </w:r>
      </w:ins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.</w:t>
      </w:r>
    </w:p>
    <w:p w14:paraId="3AAE80B7" w14:textId="1FDC54DE" w:rsidR="006C41A0" w:rsidRPr="0055369A" w:rsidRDefault="00D151CC" w:rsidP="0055369A">
      <w:pPr>
        <w:pStyle w:val="ListParagraph"/>
        <w:ind w:left="0"/>
        <w:jc w:val="center"/>
        <w:rPr>
          <w:rFonts w:ascii="Phetsarath OT" w:eastAsia="Phetsarath OT" w:hAnsi="Phetsarath OT" w:cs="Phetsarath OT"/>
          <w:sz w:val="20"/>
          <w:szCs w:val="20"/>
          <w:lang w:bidi="lo-LA"/>
        </w:rPr>
      </w:pPr>
      <w:r w:rsidRPr="0055369A">
        <w:rPr>
          <w:rFonts w:ascii="Phetsarath OT" w:eastAsia="Phetsarath OT" w:hAnsi="Phetsarath OT" w:cs="Phetsarath OT"/>
          <w:noProof/>
          <w:sz w:val="20"/>
          <w:szCs w:val="20"/>
          <w:lang w:val="en-US" w:bidi="th-TH"/>
        </w:rPr>
        <w:lastRenderedPageBreak/>
        <w:drawing>
          <wp:inline distT="0" distB="0" distL="0" distR="0" wp14:anchorId="74FD0997" wp14:editId="134AB3D7">
            <wp:extent cx="4754880" cy="18592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7ED3" w14:textId="4F0468B1" w:rsidR="00D151CC" w:rsidRPr="0055369A" w:rsidRDefault="00D151CC" w:rsidP="0055369A">
      <w:pPr>
        <w:pStyle w:val="ListParagraph"/>
        <w:ind w:left="0"/>
        <w:jc w:val="center"/>
        <w:rPr>
          <w:rFonts w:ascii="Phetsarath OT" w:eastAsia="Phetsarath OT" w:hAnsi="Phetsarath OT" w:cs="Phetsarath OT"/>
          <w:sz w:val="20"/>
          <w:szCs w:val="20"/>
          <w:cs/>
          <w:lang w:bidi="lo-LA"/>
        </w:rPr>
      </w:pPr>
      <w:r w:rsidRPr="0055369A">
        <w:rPr>
          <w:rFonts w:ascii="Phetsarath OT" w:eastAsia="Phetsarath OT" w:hAnsi="Phetsarath OT" w:cs="Phetsarath OT" w:hint="cs"/>
          <w:sz w:val="20"/>
          <w:szCs w:val="20"/>
          <w:cs/>
          <w:lang w:bidi="lo-LA"/>
        </w:rPr>
        <w:t>ຮູບ</w:t>
      </w:r>
      <w:r w:rsidR="00436833">
        <w:rPr>
          <w:rFonts w:ascii="Phetsarath OT" w:eastAsia="Phetsarath OT" w:hAnsi="Phetsarath OT" w:cs="Phetsarath OT" w:hint="cs"/>
          <w:sz w:val="20"/>
          <w:szCs w:val="20"/>
          <w:cs/>
          <w:lang w:bidi="lo-LA"/>
        </w:rPr>
        <w:t>ທີ</w:t>
      </w:r>
      <w:r w:rsidRPr="0055369A">
        <w:rPr>
          <w:rFonts w:ascii="Phetsarath OT" w:eastAsia="Phetsarath OT" w:hAnsi="Phetsarath OT" w:cs="Phetsarath OT" w:hint="cs"/>
          <w:sz w:val="20"/>
          <w:szCs w:val="20"/>
          <w:cs/>
          <w:lang w:bidi="lo-LA"/>
        </w:rPr>
        <w:t xml:space="preserve"> </w:t>
      </w:r>
      <w:r w:rsidRPr="0055369A">
        <w:rPr>
          <w:rFonts w:ascii="Phetsarath OT" w:eastAsia="Phetsarath OT" w:hAnsi="Phetsarath OT" w:cs="Phetsarath OT"/>
          <w:sz w:val="20"/>
          <w:szCs w:val="20"/>
          <w:lang w:bidi="lo-LA"/>
        </w:rPr>
        <w:t xml:space="preserve">5 </w:t>
      </w:r>
      <w:r w:rsidRPr="0055369A">
        <w:rPr>
          <w:rFonts w:ascii="Phetsarath OT" w:eastAsia="Phetsarath OT" w:hAnsi="Phetsarath OT" w:cs="Phetsarath OT" w:hint="cs"/>
          <w:sz w:val="20"/>
          <w:szCs w:val="20"/>
          <w:cs/>
          <w:lang w:bidi="lo-LA"/>
        </w:rPr>
        <w:t>ຂັ້ນຕອນວິທີການ</w:t>
      </w:r>
      <w:del w:id="344" w:author="Bounleuth VONGMANY" w:date="2020-10-04T16:08:00Z">
        <w:r w:rsidR="002A150E" w:rsidRPr="0055369A" w:rsidDel="00D27C05">
          <w:rPr>
            <w:rFonts w:ascii="Phetsarath OT" w:eastAsia="Phetsarath OT" w:hAnsi="Phetsarath OT" w:cs="Phetsarath OT" w:hint="cs"/>
            <w:sz w:val="20"/>
            <w:szCs w:val="20"/>
            <w:cs/>
            <w:lang w:bidi="lo-LA"/>
          </w:rPr>
          <w:delText>ແບບ</w:delText>
        </w:r>
      </w:del>
      <w:r w:rsidRPr="0055369A">
        <w:rPr>
          <w:rFonts w:ascii="Phetsarath OT" w:eastAsia="Phetsarath OT" w:hAnsi="Phetsarath OT" w:cs="Phetsarath OT" w:hint="cs"/>
          <w:sz w:val="20"/>
          <w:szCs w:val="20"/>
          <w:cs/>
          <w:lang w:bidi="lo-LA"/>
        </w:rPr>
        <w:t>ທົດລອງ</w:t>
      </w:r>
    </w:p>
    <w:p w14:paraId="0F1A5D20" w14:textId="547F11A9" w:rsidR="002A150E" w:rsidRPr="000B75BD" w:rsidRDefault="002A150E" w:rsidP="000B75BD">
      <w:pPr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ອະທ</w:t>
      </w:r>
      <w:ins w:id="345" w:author="Bounleuth VONGMANY" w:date="2020-10-04T16:08:00Z">
        <w:r w:rsidR="00D27C0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ິ</w:t>
        </w:r>
      </w:ins>
      <w:del w:id="346" w:author="Bounleuth VONGMANY" w:date="2020-10-04T16:08:00Z">
        <w:r w:rsidRPr="000B75BD" w:rsidDel="00D27C0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ີ</w:delText>
        </w:r>
      </w:del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ບາຍຄວາມໝາຍແຕ່ລະຂັ້ນຕ</w:t>
      </w:r>
      <w:del w:id="347" w:author="Bounleuth VONGMANY" w:date="2020-10-04T16:09:00Z">
        <w:r w:rsidRPr="000B75BD" w:rsidDel="00D27C0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້</w:delText>
        </w:r>
      </w:del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ອນວິທີການ</w:t>
      </w:r>
      <w:del w:id="348" w:author="Bounleuth VONGMANY" w:date="2020-10-04T14:51:00Z">
        <w:r w:rsidRPr="000B75BD" w:rsidDel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ສ້າງ</w:delText>
        </w:r>
      </w:del>
      <w:ins w:id="349" w:author="Bounleuth VONGMANY" w:date="2020-10-04T14:51:00Z">
        <w:r w:rsidR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ພັດທະນາ</w:t>
        </w:r>
      </w:ins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ແບບທົດລອງ</w:t>
      </w:r>
    </w:p>
    <w:p w14:paraId="7F939791" w14:textId="072B86A6" w:rsidR="002A150E" w:rsidRPr="002061A2" w:rsidRDefault="002A150E" w:rsidP="002A150E">
      <w:pPr>
        <w:pStyle w:val="ListParagraph"/>
        <w:numPr>
          <w:ilvl w:val="0"/>
          <w:numId w:val="3"/>
        </w:numPr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E85144">
        <w:rPr>
          <w:rFonts w:ascii="Phetsarath OT" w:eastAsia="Phetsarath OT" w:hAnsi="Phetsarath OT" w:cs="Phetsarath OT"/>
          <w:sz w:val="24"/>
          <w:szCs w:val="24"/>
          <w:lang w:val="en-US" w:bidi="lo-LA"/>
        </w:rPr>
        <w:t>Record video</w:t>
      </w:r>
      <w:r w:rsidRPr="002061A2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ໝາຍເຖ</w:t>
      </w:r>
      <w:ins w:id="350" w:author="Bounleuth VONGMANY" w:date="2020-10-04T16:09:00Z">
        <w:r w:rsidR="00D27C0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ິ</w:t>
        </w:r>
      </w:ins>
      <w:del w:id="351" w:author="Bounleuth VONGMANY" w:date="2020-10-04T16:09:00Z">
        <w:r w:rsidRPr="002061A2" w:rsidDel="00D27C0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ີ</w:delText>
        </w:r>
      </w:del>
      <w:r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ງກ້ອງຖ່າຍຮູບເກັບເປັນວ</w:t>
      </w:r>
      <w:ins w:id="352" w:author="Bounleuth VONGMANY" w:date="2020-10-04T16:09:00Z">
        <w:r w:rsidR="00D27C0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ິ</w:t>
        </w:r>
      </w:ins>
      <w:del w:id="353" w:author="Bounleuth VONGMANY" w:date="2020-10-04T16:09:00Z">
        <w:r w:rsidRPr="002061A2" w:rsidDel="00D27C0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ີ</w:delText>
        </w:r>
      </w:del>
      <w:r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ດີ</w:t>
      </w:r>
      <w:ins w:id="354" w:author="Bounleuth VONGMANY" w:date="2020-10-04T16:09:00Z">
        <w:r w:rsidR="00D27C0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ໂອ</w:t>
        </w:r>
      </w:ins>
      <w:r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ແລ້ວສົ່ງເປັນ </w:t>
      </w:r>
      <w:del w:id="355" w:author="Bounleuth VONGMANY" w:date="2020-10-04T15:04:00Z">
        <w:r w:rsidRPr="00D27C05" w:rsidDel="00163C1C">
          <w:rPr>
            <w:rFonts w:ascii="Times New Roman" w:eastAsia="Phetsarath OT" w:hAnsi="Times New Roman" w:cs="Times New Roman"/>
            <w:sz w:val="24"/>
            <w:szCs w:val="24"/>
            <w:lang w:val="en-US" w:bidi="lo-LA"/>
            <w:rPrChange w:id="356" w:author="Bounleuth VONGMANY" w:date="2020-10-04T16:09:00Z">
              <w:rPr>
                <w:rFonts w:ascii="Phetsarath OT" w:eastAsia="Phetsarath OT" w:hAnsi="Phetsarath OT" w:cs="Phetsarath OT"/>
                <w:sz w:val="24"/>
                <w:szCs w:val="24"/>
                <w:lang w:val="en-US" w:bidi="lo-LA"/>
              </w:rPr>
            </w:rPrChange>
          </w:rPr>
          <w:delText>Frame</w:delText>
        </w:r>
      </w:del>
      <w:ins w:id="357" w:author="Bounleuth VONGMANY" w:date="2020-10-04T15:04:00Z">
        <w:r w:rsidR="00163C1C" w:rsidRPr="00D27C05">
          <w:rPr>
            <w:rFonts w:ascii="Times New Roman" w:eastAsia="Phetsarath OT" w:hAnsi="Times New Roman" w:cs="Times New Roman"/>
            <w:sz w:val="24"/>
            <w:szCs w:val="24"/>
            <w:lang w:val="en-US" w:bidi="lo-LA"/>
            <w:rPrChange w:id="358" w:author="Bounleuth VONGMANY" w:date="2020-10-04T16:09:00Z">
              <w:rPr>
                <w:rFonts w:ascii="Phetsarath OT" w:eastAsia="Phetsarath OT" w:hAnsi="Phetsarath OT" w:cs="Phetsarath OT"/>
                <w:sz w:val="24"/>
                <w:szCs w:val="24"/>
                <w:lang w:val="en-US" w:bidi="lo-LA"/>
              </w:rPr>
            </w:rPrChange>
          </w:rPr>
          <w:t>Frame</w:t>
        </w:r>
      </w:ins>
      <w:r w:rsidRPr="002061A2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ເຂົ້າໃນລະບົບ</w:t>
      </w:r>
    </w:p>
    <w:p w14:paraId="01735DFC" w14:textId="3589F618" w:rsidR="002A150E" w:rsidRPr="002061A2" w:rsidRDefault="002A150E" w:rsidP="002A150E">
      <w:pPr>
        <w:pStyle w:val="ListParagraph"/>
        <w:numPr>
          <w:ilvl w:val="0"/>
          <w:numId w:val="3"/>
        </w:numPr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del w:id="359" w:author="Bounleuth VONGMANY" w:date="2020-10-04T15:04:00Z">
        <w:r w:rsidRPr="00941771" w:rsidDel="00163C1C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delText>Frame</w:delText>
        </w:r>
      </w:del>
      <w:ins w:id="360" w:author="Bounleuth VONGMANY" w:date="2020-10-04T15:04:00Z">
        <w:r w:rsidR="00163C1C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t>Frame</w:t>
        </w:r>
      </w:ins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 Video</w:t>
      </w:r>
      <w:r w:rsidRPr="002061A2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ໝາຍເຖ</w:t>
      </w:r>
      <w:ins w:id="361" w:author="Bounleuth VONGMANY" w:date="2020-10-04T16:09:00Z">
        <w:r w:rsidR="00D27C0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ິ</w:t>
        </w:r>
      </w:ins>
      <w:del w:id="362" w:author="Bounleuth VONGMANY" w:date="2020-10-04T16:09:00Z">
        <w:r w:rsidRPr="002061A2" w:rsidDel="00D27C0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ີ</w:delText>
        </w:r>
      </w:del>
      <w:r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ງວ</w:t>
      </w:r>
      <w:ins w:id="363" w:author="Bounleuth VONGMANY" w:date="2020-10-04T16:09:00Z">
        <w:r w:rsidR="00D27C0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ິ</w:t>
        </w:r>
      </w:ins>
      <w:del w:id="364" w:author="Bounleuth VONGMANY" w:date="2020-10-04T16:09:00Z">
        <w:r w:rsidRPr="002061A2" w:rsidDel="00D27C0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ີ</w:delText>
        </w:r>
      </w:del>
      <w:r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ດີ</w:t>
      </w:r>
      <w:ins w:id="365" w:author="Bounleuth VONGMANY" w:date="2020-10-04T16:09:00Z">
        <w:r w:rsidR="00D27C0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ໂອ</w:t>
        </w:r>
      </w:ins>
      <w:r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ທີ</w:t>
      </w:r>
      <w:ins w:id="366" w:author="Bounleuth VONGMANY" w:date="2020-10-04T16:09:00Z">
        <w:r w:rsidR="00D27C0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່</w:t>
        </w:r>
      </w:ins>
      <w:r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ສົ່ງເຂົ້າໄປປະມວນຜົນໂດຍໃຊ້ </w:t>
      </w:r>
      <w:r w:rsidRPr="00D27C05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367" w:author="Bounleuth VONGMANY" w:date="2020-10-04T16:10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Convolution</w:t>
      </w:r>
      <w:ins w:id="368" w:author="Bounleuth VONGMANY" w:date="2020-10-04T16:10:00Z">
        <w:r w:rsidR="00D27C05">
          <w:rPr>
            <w:rFonts w:ascii="Times New Roman" w:eastAsia="Phetsarath OT" w:hAnsi="Times New Roman" w:cs="DokChampa"/>
            <w:sz w:val="24"/>
            <w:szCs w:val="24"/>
            <w:lang w:val="en-US" w:bidi="th-TH"/>
          </w:rPr>
          <w:t>s</w:t>
        </w:r>
      </w:ins>
    </w:p>
    <w:p w14:paraId="41E9395B" w14:textId="5903C734" w:rsidR="002A150E" w:rsidRPr="00941771" w:rsidRDefault="002A150E" w:rsidP="002A150E">
      <w:pPr>
        <w:pStyle w:val="ListParagraph"/>
        <w:numPr>
          <w:ilvl w:val="0"/>
          <w:numId w:val="3"/>
        </w:numPr>
        <w:rPr>
          <w:rFonts w:ascii="Times New Roman" w:eastAsia="Phetsarath OT" w:hAnsi="Times New Roman" w:cs="Times New Roman"/>
          <w:sz w:val="24"/>
          <w:szCs w:val="24"/>
          <w:lang w:val="en-US" w:bidi="lo-LA"/>
        </w:rPr>
      </w:pPr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Convolutions</w:t>
      </w:r>
      <w:r w:rsidRPr="002061A2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 xml:space="preserve"> ເປັນຂັ້ນຕອນທໍາອິດສໍາລັບການແຍກຄຸນລັກສະນະຂອງ</w:t>
      </w:r>
      <w:r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ແຕ່</w:t>
      </w:r>
      <w:r w:rsidRPr="002061A2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del w:id="369" w:author="Bounleuth VONGMANY" w:date="2020-10-04T15:04:00Z">
        <w:r w:rsidR="00941771" w:rsidRPr="00941771" w:rsidDel="00163C1C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delText>F</w:delText>
        </w:r>
        <w:r w:rsidRPr="00941771" w:rsidDel="00163C1C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delText>rame</w:delText>
        </w:r>
      </w:del>
      <w:ins w:id="370" w:author="Bounleuth VONGMANY" w:date="2020-10-04T15:04:00Z">
        <w:r w:rsidR="00163C1C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t>Frame</w:t>
        </w:r>
      </w:ins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 Video</w:t>
      </w:r>
      <w:r w:rsidRPr="002061A2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 xml:space="preserve"> </w:t>
      </w:r>
      <w:r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ທີ່ </w:t>
      </w:r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Input </w:t>
      </w:r>
      <w:r w:rsidRPr="002061A2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 xml:space="preserve">ແລະ ຮັກສາຄວາມສໍາພັນລະຫວ່າງ </w:t>
      </w:r>
      <w:r w:rsidRPr="00D27C05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371" w:author="Bounleuth VONGMANY" w:date="2020-10-04T16:10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Pixels</w:t>
      </w:r>
      <w:r w:rsidRPr="002061A2">
        <w:rPr>
          <w:rFonts w:ascii="Phetsarath OT" w:eastAsia="Phetsarath OT" w:hAnsi="Phetsarath OT" w:cs="Phetsarath OT" w:hint="eastAsia"/>
          <w:sz w:val="24"/>
          <w:szCs w:val="24"/>
          <w:lang w:val="en-US" w:bidi="lo-LA"/>
        </w:rPr>
        <w:t xml:space="preserve"> </w:t>
      </w:r>
      <w:r w:rsidRPr="002061A2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>ດ້ວຍການຮຽນຮູ້</w:t>
      </w:r>
      <w:del w:id="372" w:author="Bounleuth VONGMANY" w:date="2020-10-04T16:10:00Z">
        <w:r w:rsidRPr="002061A2" w:rsidDel="00D27C05">
          <w:rPr>
            <w:rFonts w:ascii="Phetsarath OT" w:eastAsia="Phetsarath OT" w:hAnsi="Phetsarath OT" w:cs="Phetsarath OT" w:hint="eastAsia"/>
            <w:sz w:val="24"/>
            <w:szCs w:val="24"/>
            <w:cs/>
            <w:lang w:val="en-US" w:bidi="lo-LA"/>
          </w:rPr>
          <w:delText>ຄຸນສົມບັດ</w:delText>
        </w:r>
      </w:del>
      <w:ins w:id="373" w:author="Bounleuth VONGMANY" w:date="2020-10-04T16:10:00Z">
        <w:r w:rsidR="00D27C05" w:rsidRPr="002061A2">
          <w:rPr>
            <w:rFonts w:ascii="Phetsarath OT" w:eastAsia="Phetsarath OT" w:hAnsi="Phetsarath OT" w:cs="Phetsarath OT" w:hint="eastAsia"/>
            <w:sz w:val="24"/>
            <w:szCs w:val="24"/>
            <w:cs/>
            <w:lang w:val="en-US" w:bidi="lo-LA"/>
          </w:rPr>
          <w:t>ຄຸນ</w:t>
        </w:r>
        <w:r w:rsidR="00D27C0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ລັກສ</w:t>
        </w:r>
      </w:ins>
      <w:ins w:id="374" w:author="Bounleuth VONGMANY" w:date="2020-10-04T16:11:00Z">
        <w:r w:rsidR="00D27C0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ະນະ</w:t>
        </w:r>
      </w:ins>
      <w:r w:rsidRPr="002061A2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>ຂອງຮູບພາບໂດຍໃຊ້ຂໍ້ມູນພາບ</w:t>
      </w:r>
      <w:r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ແຍກ</w:t>
      </w:r>
      <w:ins w:id="375" w:author="Bounleuth VONGMANY" w:date="2020-10-04T16:11:00Z">
        <w:r w:rsidR="00D27C0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ອອກ</w:t>
        </w:r>
      </w:ins>
      <w:r w:rsidRPr="002061A2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>ເປັນໜ້າຕ່າງນ້ອຍໆ</w:t>
      </w:r>
      <w:r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ແລ້ວ</w:t>
      </w:r>
      <w:del w:id="376" w:author="Bounleuth VONGMANY" w:date="2020-10-04T16:11:00Z">
        <w:r w:rsidRPr="002061A2" w:rsidDel="00D27C0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ເຮັດ</w:delText>
        </w:r>
      </w:del>
      <w:r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ສະກັດ</w:t>
      </w:r>
      <w:ins w:id="377" w:author="Bounleuth VONGMANY" w:date="2020-10-04T16:11:00Z">
        <w:r w:rsidR="00D27C0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ເອົາ</w:t>
        </w:r>
      </w:ins>
      <w:r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ຄຸນລັກສະນະໂດຍ</w:t>
      </w:r>
      <w:r w:rsidRPr="002061A2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>ການຄໍານວນທາງຄະນິດສາດທີ່ໃຊ້</w:t>
      </w:r>
      <w:ins w:id="378" w:author="Bounleuth VONGMANY" w:date="2020-10-04T16:11:00Z">
        <w:r w:rsidR="00D27C0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ໃນ</w:t>
        </w:r>
      </w:ins>
      <w:r w:rsidRPr="002061A2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>ການຄໍານວນ</w:t>
      </w:r>
      <w:ins w:id="379" w:author="Bounleuth VONGMANY" w:date="2020-10-04T16:12:00Z">
        <w:r w:rsidR="00D27C0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ຊອກຫາ</w:t>
        </w:r>
      </w:ins>
      <w:r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ຄ່າ </w:t>
      </w:r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H*W*D (H = Height, W = Width, D = Dimension)</w:t>
      </w:r>
    </w:p>
    <w:p w14:paraId="2B4A235D" w14:textId="162F27CE" w:rsidR="002A150E" w:rsidRPr="002061A2" w:rsidRDefault="002A150E" w:rsidP="002A150E">
      <w:pPr>
        <w:pStyle w:val="ListParagraph"/>
        <w:numPr>
          <w:ilvl w:val="0"/>
          <w:numId w:val="3"/>
        </w:numPr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D27C05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380" w:author="Bounleuth VONGMANY" w:date="2020-10-04T16:11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Pooling</w:t>
      </w:r>
      <w:r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ເປັນການ</w:t>
      </w:r>
      <w:r w:rsidRPr="002061A2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>ເອົາອົງປະກອບ</w:t>
      </w:r>
      <w:ins w:id="381" w:author="Bounleuth VONGMANY" w:date="2020-10-04T16:13:00Z">
        <w:r w:rsidR="00D27C0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ຂອງຄຸນລັກສະນະຄ່າ</w:t>
        </w:r>
      </w:ins>
      <w:r w:rsidRPr="002061A2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>ໃຫຍ່ສຸດທີ່ຫາໄດ້</w:t>
      </w:r>
      <w:ins w:id="382" w:author="Bounleuth VONGMANY" w:date="2020-10-04T16:12:00Z">
        <w:r w:rsidR="00D27C0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ຈາກ</w:t>
        </w:r>
      </w:ins>
      <w:r w:rsidRPr="002061A2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>ຄຸນລັກສະນະມາ</w:t>
      </w:r>
      <w:ins w:id="383" w:author="Bounleuth VONGMANY" w:date="2020-10-04T16:13:00Z">
        <w:r w:rsidR="00D27C0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ຈາກ</w:t>
        </w:r>
      </w:ins>
      <w:del w:id="384" w:author="Bounleuth VONGMANY" w:date="2020-10-04T16:12:00Z">
        <w:r w:rsidRPr="002061A2" w:rsidDel="00D27C05">
          <w:rPr>
            <w:rFonts w:ascii="Phetsarath OT" w:eastAsia="Phetsarath OT" w:hAnsi="Phetsarath OT" w:cs="Phetsarath OT"/>
            <w:sz w:val="24"/>
            <w:szCs w:val="24"/>
            <w:cs/>
            <w:lang w:val="en-US" w:bidi="lo-LA"/>
          </w:rPr>
          <w:delText>ຈັກ</w:delText>
        </w:r>
      </w:del>
      <w:r w:rsidRPr="002061A2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 xml:space="preserve">ຂັ້ນຕອນ </w:t>
      </w:r>
      <w:r w:rsidRPr="00D27C05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385" w:author="Bounleuth VONGMANY" w:date="2020-10-04T16:14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Convolutions</w:t>
      </w:r>
      <w:r w:rsidRPr="002061A2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 xml:space="preserve"> </w:t>
      </w:r>
      <w:r w:rsidRPr="002061A2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 xml:space="preserve">ໂດຍການກໍານົດ </w:t>
      </w:r>
      <w:r w:rsidRPr="00941771">
        <w:rPr>
          <w:rFonts w:ascii="Times New Roman" w:eastAsia="Phetsarath OT" w:hAnsi="Times New Roman" w:cs="Times New Roman"/>
          <w:sz w:val="24"/>
          <w:szCs w:val="24"/>
          <w:cs/>
          <w:lang w:val="en-US" w:bidi="lo-LA"/>
        </w:rPr>
        <w:t xml:space="preserve">2 </w:t>
      </w:r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x </w:t>
      </w:r>
      <w:r w:rsidRPr="00941771">
        <w:rPr>
          <w:rFonts w:ascii="Times New Roman" w:eastAsia="Phetsarath OT" w:hAnsi="Times New Roman" w:cs="Times New Roman"/>
          <w:sz w:val="24"/>
          <w:szCs w:val="24"/>
          <w:cs/>
          <w:lang w:val="en-US" w:bidi="lo-LA"/>
        </w:rPr>
        <w:t xml:space="preserve">2 </w:t>
      </w:r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Filters</w:t>
      </w:r>
    </w:p>
    <w:p w14:paraId="62B08231" w14:textId="6A463ED2" w:rsidR="00D151CC" w:rsidRPr="000A5F23" w:rsidRDefault="002A150E" w:rsidP="002061A2">
      <w:pPr>
        <w:pStyle w:val="ListParagraph"/>
        <w:numPr>
          <w:ilvl w:val="0"/>
          <w:numId w:val="3"/>
        </w:numPr>
        <w:rPr>
          <w:rFonts w:ascii="Phetsarath OT" w:eastAsia="Phetsarath OT" w:hAnsi="Phetsarath OT" w:cs="Phetsarath OT"/>
          <w:sz w:val="28"/>
          <w:szCs w:val="28"/>
          <w:lang w:val="en-US" w:bidi="lo-LA"/>
        </w:rPr>
      </w:pPr>
      <w:r w:rsidRPr="00941771">
        <w:rPr>
          <w:rFonts w:ascii="Times New Roman" w:eastAsia="Phetsarath OT" w:hAnsi="Times New Roman" w:cs="Times New Roman"/>
          <w:sz w:val="24"/>
          <w:szCs w:val="24"/>
          <w:lang w:bidi="lo-LA"/>
        </w:rPr>
        <w:t>Fully connection</w:t>
      </w:r>
      <w:r w:rsidR="002061A2" w:rsidRPr="00941771">
        <w:rPr>
          <w:rFonts w:ascii="Times New Roman" w:eastAsia="Phetsarath OT" w:hAnsi="Times New Roman" w:cs="Times New Roman"/>
          <w:sz w:val="24"/>
          <w:szCs w:val="24"/>
          <w:lang w:bidi="lo-LA"/>
        </w:rPr>
        <w:t xml:space="preserve"> </w:t>
      </w:r>
      <w:r w:rsidR="002061A2" w:rsidRPr="00D27C05">
        <w:rPr>
          <w:rFonts w:ascii="Phetsarath OT" w:eastAsia="Phetsarath OT" w:hAnsi="Phetsarath OT" w:cs="Phetsarath OT" w:hint="cs"/>
          <w:sz w:val="24"/>
          <w:szCs w:val="24"/>
          <w:cs/>
          <w:lang w:bidi="lo-LA"/>
          <w:rPrChange w:id="386" w:author="Bounleuth VONGMANY" w:date="2020-10-04T16:12:00Z">
            <w:rPr>
              <w:rFonts w:ascii="DokChampa" w:eastAsia="Phetsarath OT" w:hAnsi="DokChampa" w:cs="DokChampa" w:hint="cs"/>
              <w:sz w:val="24"/>
              <w:szCs w:val="24"/>
              <w:cs/>
              <w:lang w:bidi="lo-LA"/>
            </w:rPr>
          </w:rPrChange>
        </w:rPr>
        <w:t>ແລະ</w:t>
      </w:r>
      <w:r w:rsidR="002061A2" w:rsidRPr="00941771">
        <w:rPr>
          <w:rFonts w:ascii="Times New Roman" w:eastAsia="Phetsarath OT" w:hAnsi="Times New Roman" w:cs="Times New Roman"/>
          <w:sz w:val="24"/>
          <w:szCs w:val="24"/>
          <w:cs/>
          <w:lang w:bidi="lo-LA"/>
        </w:rPr>
        <w:t xml:space="preserve"> </w:t>
      </w:r>
      <w:ins w:id="387" w:author="Bounleuth VONGMANY" w:date="2020-10-04T16:15:00Z">
        <w:r w:rsidR="00BB0F64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t>M</w:t>
        </w:r>
      </w:ins>
      <w:del w:id="388" w:author="Bounleuth VONGMANY" w:date="2020-10-04T16:15:00Z">
        <w:r w:rsidR="002061A2" w:rsidRPr="00941771" w:rsidDel="00BB0F64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delText>m</w:delText>
        </w:r>
      </w:del>
      <w:r w:rsidR="002061A2"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odel</w:t>
      </w:r>
      <w:r w:rsidRPr="002061A2">
        <w:rPr>
          <w:rFonts w:ascii="Phetsarath OT" w:eastAsia="Phetsarath OT" w:hAnsi="Phetsarath OT" w:cs="Phetsarath OT" w:hint="eastAsia"/>
          <w:sz w:val="24"/>
          <w:szCs w:val="24"/>
          <w:lang w:bidi="lo-LA"/>
        </w:rPr>
        <w:t xml:space="preserve"> </w:t>
      </w:r>
      <w:del w:id="389" w:author="Bounleuth VONGMANY" w:date="2020-10-04T16:14:00Z">
        <w:r w:rsidRPr="002061A2" w:rsidDel="00BB0F64">
          <w:rPr>
            <w:rFonts w:ascii="Phetsarath OT" w:eastAsia="Phetsarath OT" w:hAnsi="Phetsarath OT" w:cs="Phetsarath OT" w:hint="eastAsia"/>
            <w:sz w:val="24"/>
            <w:szCs w:val="24"/>
            <w:cs/>
            <w:lang w:val="en-US" w:bidi="lo-LA"/>
          </w:rPr>
          <w:delText>ເປັນຕົວ</w:delText>
        </w:r>
      </w:del>
      <w:r w:rsidRPr="002061A2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>ເຮັດໜ້າທີ່ສໍາລັບການຮຽນຮູ້ ແລະ ຈໍາແນກ</w:t>
      </w:r>
      <w:del w:id="390" w:author="Bounleuth VONGMANY" w:date="2020-10-04T16:16:00Z">
        <w:r w:rsidRPr="002061A2" w:rsidDel="00BB0F64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ແຍກ</w:delText>
        </w:r>
      </w:del>
      <w:r w:rsidRPr="002061A2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>ປະເພດຂອງ</w:t>
      </w:r>
      <w:del w:id="391" w:author="Bounleuth VONGMANY" w:date="2020-10-04T16:14:00Z">
        <w:r w:rsidRPr="002061A2" w:rsidDel="00BB0F64">
          <w:rPr>
            <w:rFonts w:ascii="Phetsarath OT" w:eastAsia="Phetsarath OT" w:hAnsi="Phetsarath OT" w:cs="Phetsarath OT" w:hint="eastAsia"/>
            <w:sz w:val="24"/>
            <w:szCs w:val="24"/>
            <w:cs/>
            <w:lang w:val="en-US" w:bidi="lo-LA"/>
          </w:rPr>
          <w:delText>ວັດຖຸ</w:delText>
        </w:r>
      </w:del>
      <w:ins w:id="392" w:author="Bounleuth VONGMANY" w:date="2020-10-04T16:14:00Z">
        <w:r w:rsidR="00BB0F64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ລົດ</w:t>
        </w:r>
      </w:ins>
      <w:r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ໂດຍການເອົາຂໍ້ມູນແຕ່</w:t>
      </w:r>
      <w:r w:rsidRPr="002061A2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del w:id="393" w:author="Bounleuth VONGMANY" w:date="2020-10-04T15:04:00Z">
        <w:r w:rsidRPr="00992753" w:rsidDel="00163C1C">
          <w:rPr>
            <w:rFonts w:ascii="Times New Roman" w:eastAsia="Phetsarath OT" w:hAnsi="Times New Roman" w:cs="Times New Roman"/>
            <w:sz w:val="24"/>
            <w:szCs w:val="24"/>
            <w:lang w:val="en-US" w:bidi="lo-LA"/>
            <w:rPrChange w:id="394" w:author="Bounleuth VONGMANY" w:date="2020-10-04T16:17:00Z">
              <w:rPr>
                <w:rFonts w:ascii="Phetsarath OT" w:eastAsia="Phetsarath OT" w:hAnsi="Phetsarath OT" w:cs="Phetsarath OT"/>
                <w:sz w:val="24"/>
                <w:szCs w:val="24"/>
                <w:lang w:val="en-US" w:bidi="lo-LA"/>
              </w:rPr>
            </w:rPrChange>
          </w:rPr>
          <w:delText>frame</w:delText>
        </w:r>
      </w:del>
      <w:ins w:id="395" w:author="Bounleuth VONGMANY" w:date="2020-10-04T15:04:00Z">
        <w:r w:rsidR="00163C1C" w:rsidRPr="00992753">
          <w:rPr>
            <w:rFonts w:ascii="Times New Roman" w:eastAsia="Phetsarath OT" w:hAnsi="Times New Roman" w:cs="Times New Roman"/>
            <w:sz w:val="24"/>
            <w:szCs w:val="24"/>
            <w:lang w:val="en-US" w:bidi="lo-LA"/>
            <w:rPrChange w:id="396" w:author="Bounleuth VONGMANY" w:date="2020-10-04T16:17:00Z">
              <w:rPr>
                <w:rFonts w:ascii="Phetsarath OT" w:eastAsia="Phetsarath OT" w:hAnsi="Phetsarath OT" w:cs="Phetsarath OT"/>
                <w:sz w:val="24"/>
                <w:szCs w:val="24"/>
                <w:lang w:val="en-US" w:bidi="lo-LA"/>
              </w:rPr>
            </w:rPrChange>
          </w:rPr>
          <w:t>Frame</w:t>
        </w:r>
      </w:ins>
      <w:r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</w:t>
      </w:r>
      <w:del w:id="397" w:author="Bounleuth VONGMANY" w:date="2020-10-04T14:38:00Z">
        <w:r w:rsidRPr="002061A2" w:rsidDel="00627E1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ວິດີໂອ</w:delText>
        </w:r>
      </w:del>
      <w:ins w:id="398" w:author="Bounleuth VONGMANY" w:date="2020-10-04T14:53:00Z">
        <w:r w:rsidR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ວິດີໂອ</w:t>
        </w:r>
      </w:ins>
      <w:r w:rsidR="002061A2"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ໄປປຽບທຽບກັບຂໍ້ມູນທີ</w:t>
      </w:r>
      <w:ins w:id="399" w:author="Bounleuth VONGMANY" w:date="2020-10-04T16:15:00Z">
        <w:r w:rsidR="00BB0F64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່</w:t>
        </w:r>
      </w:ins>
      <w:r w:rsidR="002061A2"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ມີໃນ </w:t>
      </w:r>
      <w:del w:id="400" w:author="Bounleuth VONGMANY" w:date="2020-10-04T16:15:00Z">
        <w:r w:rsidR="002061A2" w:rsidRPr="00941771" w:rsidDel="00BB0F64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delText>model</w:delText>
        </w:r>
      </w:del>
      <w:ins w:id="401" w:author="Bounleuth VONGMANY" w:date="2020-10-04T16:15:00Z">
        <w:r w:rsidR="00BB0F64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t>M</w:t>
        </w:r>
        <w:r w:rsidR="00BB0F64" w:rsidRPr="00941771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t>odel</w:t>
        </w:r>
      </w:ins>
    </w:p>
    <w:p w14:paraId="7F522E42" w14:textId="08668493" w:rsidR="000A5F23" w:rsidRPr="000A5F23" w:rsidRDefault="000A5F23" w:rsidP="0055369A">
      <w:pPr>
        <w:pStyle w:val="ListParagraph"/>
        <w:numPr>
          <w:ilvl w:val="0"/>
          <w:numId w:val="2"/>
        </w:numPr>
        <w:tabs>
          <w:tab w:val="left" w:pos="567"/>
        </w:tabs>
        <w:ind w:left="567" w:hanging="567"/>
        <w:rPr>
          <w:rFonts w:ascii="Phetsarath OT" w:eastAsia="Phetsarath OT" w:hAnsi="Phetsarath OT" w:cs="Phetsarath OT"/>
          <w:sz w:val="28"/>
          <w:szCs w:val="28"/>
          <w:lang w:val="en-US" w:bidi="lo-LA"/>
        </w:rPr>
      </w:pPr>
      <w:r w:rsidRPr="000A5F23">
        <w:rPr>
          <w:rFonts w:ascii="Phetsarath OT" w:eastAsia="Phetsarath OT" w:hAnsi="Phetsarath OT" w:cs="Phetsarath OT" w:hint="cs"/>
          <w:b/>
          <w:bCs/>
          <w:sz w:val="28"/>
          <w:szCs w:val="28"/>
          <w:cs/>
          <w:lang w:bidi="lo-LA"/>
        </w:rPr>
        <w:t>ຜົນການຄົ້ນຄວ້າ</w:t>
      </w:r>
    </w:p>
    <w:p w14:paraId="5FF8BD43" w14:textId="6BA989A0" w:rsidR="000A5F23" w:rsidRPr="000B75BD" w:rsidRDefault="000A5F23" w:rsidP="0055369A">
      <w:pPr>
        <w:ind w:firstLine="567"/>
        <w:jc w:val="thaiDistribute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ຜົນການຄົ້ນຄ</w:t>
      </w:r>
      <w:del w:id="402" w:author="Bounleuth VONGMANY" w:date="2020-10-04T16:17:00Z">
        <w:r w:rsidRPr="000B75BD" w:rsidDel="0099275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້</w:delText>
        </w:r>
      </w:del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ວ</w:t>
      </w:r>
      <w:ins w:id="403" w:author="Bounleuth VONGMANY" w:date="2020-10-04T16:17:00Z">
        <w:r w:rsidR="0099275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້</w:t>
        </w:r>
      </w:ins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າວ</w:t>
      </w:r>
      <w:ins w:id="404" w:author="Bounleuth VONGMANY" w:date="2020-10-04T16:17:00Z">
        <w:r w:rsidR="0099275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ິ</w:t>
        </w:r>
      </w:ins>
      <w:del w:id="405" w:author="Bounleuth VONGMANY" w:date="2020-10-04T16:17:00Z">
        <w:r w:rsidRPr="000B75BD" w:rsidDel="0099275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ີ</w:delText>
        </w:r>
      </w:del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ໄຈຄັ້ງນີ້ແມ່ນສຶກສາວິທີການ</w:t>
      </w:r>
      <w:del w:id="406" w:author="Bounleuth VONGMANY" w:date="2020-10-04T14:51:00Z">
        <w:r w:rsidRPr="000B75BD" w:rsidDel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ສ້າງ</w:delText>
        </w:r>
      </w:del>
      <w:ins w:id="407" w:author="Bounleuth VONGMANY" w:date="2020-10-04T14:51:00Z">
        <w:r w:rsidR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ພັດທະນາ</w:t>
        </w:r>
      </w:ins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ແມ່ແບບ</w:t>
      </w:r>
      <w:r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(</w:t>
      </w:r>
      <w:ins w:id="408" w:author="Bounleuth VONGMANY" w:date="2020-10-04T16:17:00Z">
        <w:r w:rsidR="00992753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t>M</w:t>
        </w:r>
      </w:ins>
      <w:del w:id="409" w:author="Bounleuth VONGMANY" w:date="2020-10-04T16:17:00Z">
        <w:r w:rsidRPr="00941771" w:rsidDel="00992753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delText>m</w:delText>
        </w:r>
      </w:del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odel</w:t>
      </w:r>
      <w:r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) </w:t>
      </w:r>
      <w:del w:id="410" w:author="Bounleuth VONGMANY" w:date="2020-10-04T14:50:00Z">
        <w:r w:rsidRPr="000B75BD" w:rsidDel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ເພຶ່ອ</w:delText>
        </w:r>
      </w:del>
      <w:ins w:id="411" w:author="Bounleuth VONGMANY" w:date="2020-10-04T14:50:00Z">
        <w:r w:rsidR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ເພື່ອ</w:t>
        </w:r>
      </w:ins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ນໍາເອົາຂໍ້ມູນ</w:t>
      </w:r>
      <w:r w:rsidR="00013530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ຮູບພາບລົດເຂົ້າໄປຝຶກ</w:t>
      </w:r>
      <w:ins w:id="412" w:author="Bounleuth VONGMANY" w:date="2020-10-04T16:19:00Z">
        <w:r w:rsidR="0099275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,</w:t>
        </w:r>
      </w:ins>
      <w:r w:rsidR="00013530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</w:t>
      </w:r>
      <w:del w:id="413" w:author="Bounleuth VONGMANY" w:date="2020-10-04T16:19:00Z">
        <w:r w:rsidR="00013530" w:rsidRPr="000B75BD" w:rsidDel="0099275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 xml:space="preserve">ແລະ </w:delText>
        </w:r>
      </w:del>
      <w:r w:rsidR="00013530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ກວດຈັບ</w:t>
      </w:r>
      <w:ins w:id="414" w:author="Bounleuth VONGMANY" w:date="2020-10-04T16:20:00Z">
        <w:r w:rsidR="0099275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ຄວາມໄວ</w:t>
        </w:r>
      </w:ins>
      <w:ins w:id="415" w:author="Bounleuth VONGMANY" w:date="2020-10-04T16:19:00Z">
        <w:r w:rsidR="0099275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 xml:space="preserve"> </w:t>
        </w:r>
        <w:r w:rsidR="00992753" w:rsidRPr="000B75BD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 xml:space="preserve">ແລະ </w:t>
        </w:r>
        <w:r w:rsidR="0099275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ນັບຈຳ</w:t>
        </w:r>
      </w:ins>
      <w:ins w:id="416" w:author="Bounleuth VONGMANY" w:date="2020-10-04T16:20:00Z">
        <w:r w:rsidR="0099275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ນວນ</w:t>
        </w:r>
      </w:ins>
      <w:r w:rsidR="00013530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ໄດ້ດ້ວຍການ</w:t>
      </w:r>
      <w:ins w:id="417" w:author="Bounleuth VONGMANY" w:date="2020-10-04T16:23:00Z">
        <w:r w:rsidR="0099275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ກວດຈັບ</w:t>
        </w:r>
      </w:ins>
      <w:del w:id="418" w:author="Bounleuth VONGMANY" w:date="2020-10-04T16:23:00Z">
        <w:r w:rsidR="00013530" w:rsidRPr="000B75BD" w:rsidDel="0099275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ເບ</w:delText>
        </w:r>
      </w:del>
      <w:del w:id="419" w:author="Bounleuth VONGMANY" w:date="2020-10-04T16:18:00Z">
        <w:r w:rsidR="00013530" w:rsidRPr="000B75BD" w:rsidDel="0099275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ີ່</w:delText>
        </w:r>
      </w:del>
      <w:del w:id="420" w:author="Bounleuth VONGMANY" w:date="2020-10-04T16:23:00Z">
        <w:r w:rsidR="00013530" w:rsidRPr="000B75BD" w:rsidDel="0099275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ງ</w:delText>
        </w:r>
      </w:del>
      <w:del w:id="421" w:author="Bounleuth VONGMANY" w:date="2020-10-04T16:21:00Z">
        <w:r w:rsidR="00013530" w:rsidRPr="000B75BD" w:rsidDel="0099275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ໂດຍການກວດຈັບ</w:delText>
        </w:r>
      </w:del>
      <w:r w:rsidR="00013530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ຜ່ານກ້ອງຖ່າຍວິ</w:t>
      </w:r>
      <w:del w:id="422" w:author="Bounleuth VONGMANY" w:date="2020-10-04T16:18:00Z">
        <w:r w:rsidR="00013530" w:rsidRPr="000B75BD" w:rsidDel="0099275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ໂ</w:delText>
        </w:r>
      </w:del>
      <w:r w:rsidR="00013530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ດ</w:t>
      </w:r>
      <w:ins w:id="423" w:author="Bounleuth VONGMANY" w:date="2020-10-04T16:18:00Z">
        <w:r w:rsidR="0099275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ີ</w:t>
        </w:r>
      </w:ins>
      <w:r w:rsidR="00013530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ໂອ 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ຫຼື</w:t>
      </w:r>
      <w:r w:rsidR="00013530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ໄຟຣ</w:t>
      </w:r>
      <w:del w:id="424" w:author="Bounleuth VONGMANY" w:date="2020-10-04T14:53:00Z">
        <w:r w:rsidR="00013530" w:rsidRPr="000B75BD" w:rsidDel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ວີດີໂອ</w:delText>
        </w:r>
      </w:del>
      <w:ins w:id="425" w:author="Bounleuth VONGMANY" w:date="2020-10-04T14:53:00Z">
        <w:r w:rsidR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ວິດີໂອ</w:t>
        </w:r>
      </w:ins>
      <w:del w:id="426" w:author="Bounleuth VONGMANY" w:date="2020-10-04T16:22:00Z">
        <w:r w:rsidR="00DC3A07" w:rsidRPr="000B75BD" w:rsidDel="0099275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ເບ</w:delText>
        </w:r>
      </w:del>
      <w:del w:id="427" w:author="Bounleuth VONGMANY" w:date="2020-10-04T16:18:00Z">
        <w:r w:rsidR="00DC3A07" w:rsidRPr="000B75BD" w:rsidDel="0099275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ີ່</w:delText>
        </w:r>
      </w:del>
      <w:del w:id="428" w:author="Bounleuth VONGMANY" w:date="2020-10-04T16:22:00Z">
        <w:r w:rsidR="00DC3A07" w:rsidRPr="000B75BD" w:rsidDel="0099275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ງ</w:delText>
        </w:r>
      </w:del>
      <w:r w:rsidR="00DC3A07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ຜ່ານທາງອ</w:t>
      </w:r>
      <w:ins w:id="429" w:author="Bounleuth VONGMANY" w:date="2020-10-04T16:18:00Z">
        <w:r w:rsidR="0099275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ິ</w:t>
        </w:r>
      </w:ins>
      <w:del w:id="430" w:author="Bounleuth VONGMANY" w:date="2020-10-04T16:18:00Z">
        <w:r w:rsidR="00DC3A07" w:rsidRPr="000B75BD" w:rsidDel="0099275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ີ</w:delText>
        </w:r>
      </w:del>
      <w:r w:rsidR="00DC3A07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ນເຕ</w:t>
      </w:r>
      <w:r w:rsidR="008E7795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ິເນັ</w:t>
      </w:r>
      <w:r w:rsidR="00941771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ດ</w:t>
      </w:r>
      <w:r w:rsidR="008E7795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(</w:t>
      </w:r>
      <w:r w:rsidR="008E7795"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Internet</w:t>
      </w:r>
      <w:r w:rsidR="008E7795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>)</w:t>
      </w:r>
      <w:ins w:id="431" w:author="Bounleuth VONGMANY" w:date="2020-10-04T16:23:00Z">
        <w:r w:rsidR="0099275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 xml:space="preserve"> ໄດ້.</w:t>
        </w:r>
      </w:ins>
    </w:p>
    <w:p w14:paraId="3C72E81D" w14:textId="1F3E5B54" w:rsidR="00013530" w:rsidRDefault="00013530">
      <w:pPr>
        <w:pStyle w:val="ListParagraph"/>
        <w:ind w:left="360" w:firstLine="360"/>
        <w:jc w:val="center"/>
        <w:rPr>
          <w:rFonts w:ascii="Phetsarath OT" w:eastAsia="Phetsarath OT" w:hAnsi="Phetsarath OT" w:cs="Phetsarath OT"/>
          <w:sz w:val="24"/>
          <w:szCs w:val="24"/>
          <w:lang w:val="en-US" w:bidi="lo-LA"/>
        </w:rPr>
        <w:pPrChange w:id="432" w:author="Bounleuth VONGMANY" w:date="2020-10-04T16:24:00Z">
          <w:pPr>
            <w:pStyle w:val="ListParagraph"/>
            <w:ind w:left="360" w:firstLine="360"/>
          </w:pPr>
        </w:pPrChange>
      </w:pPr>
      <w:r>
        <w:rPr>
          <w:rFonts w:ascii="Phetsarath OT" w:eastAsia="Phetsarath OT" w:hAnsi="Phetsarath OT" w:cs="Phetsarath OT" w:hint="cs"/>
          <w:noProof/>
          <w:sz w:val="24"/>
          <w:szCs w:val="24"/>
          <w:lang w:val="en-US" w:bidi="th-TH"/>
        </w:rPr>
        <w:drawing>
          <wp:inline distT="0" distB="0" distL="0" distR="0" wp14:anchorId="5C003F0D" wp14:editId="4BC96F9D">
            <wp:extent cx="3569970" cy="18402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7A56" w14:textId="5913D2BA" w:rsidR="00AB2066" w:rsidRPr="0055369A" w:rsidRDefault="00AB2066" w:rsidP="0055369A">
      <w:pPr>
        <w:pStyle w:val="ListParagraph"/>
        <w:ind w:left="0"/>
        <w:jc w:val="center"/>
        <w:rPr>
          <w:rFonts w:ascii="Phetsarath OT" w:eastAsia="Phetsarath OT" w:hAnsi="Phetsarath OT" w:cs="Phetsarath OT"/>
          <w:sz w:val="20"/>
          <w:szCs w:val="20"/>
          <w:cs/>
          <w:lang w:bidi="lo-LA"/>
        </w:rPr>
      </w:pPr>
      <w:r w:rsidRPr="0055369A">
        <w:rPr>
          <w:rFonts w:ascii="Phetsarath OT" w:eastAsia="Phetsarath OT" w:hAnsi="Phetsarath OT" w:cs="Phetsarath OT" w:hint="cs"/>
          <w:sz w:val="20"/>
          <w:szCs w:val="20"/>
          <w:cs/>
          <w:lang w:bidi="lo-LA"/>
        </w:rPr>
        <w:t>ຮູບ</w:t>
      </w:r>
      <w:r w:rsidR="00436833">
        <w:rPr>
          <w:rFonts w:ascii="Phetsarath OT" w:eastAsia="Phetsarath OT" w:hAnsi="Phetsarath OT" w:cs="Phetsarath OT" w:hint="cs"/>
          <w:sz w:val="20"/>
          <w:szCs w:val="20"/>
          <w:cs/>
          <w:lang w:bidi="lo-LA"/>
        </w:rPr>
        <w:t>ທີ</w:t>
      </w:r>
      <w:r w:rsidRPr="0055369A">
        <w:rPr>
          <w:rFonts w:ascii="Phetsarath OT" w:eastAsia="Phetsarath OT" w:hAnsi="Phetsarath OT" w:cs="Phetsarath OT" w:hint="cs"/>
          <w:sz w:val="20"/>
          <w:szCs w:val="20"/>
          <w:cs/>
          <w:lang w:bidi="lo-LA"/>
        </w:rPr>
        <w:t xml:space="preserve"> </w:t>
      </w:r>
      <w:r w:rsidRPr="0055369A">
        <w:rPr>
          <w:rFonts w:ascii="Phetsarath OT" w:eastAsia="Phetsarath OT" w:hAnsi="Phetsarath OT" w:cs="Phetsarath OT"/>
          <w:sz w:val="20"/>
          <w:szCs w:val="20"/>
          <w:lang w:bidi="lo-LA"/>
        </w:rPr>
        <w:t xml:space="preserve">6 </w:t>
      </w:r>
      <w:r w:rsidRPr="0055369A">
        <w:rPr>
          <w:rFonts w:ascii="Phetsarath OT" w:eastAsia="Phetsarath OT" w:hAnsi="Phetsarath OT" w:cs="Phetsarath OT" w:hint="cs"/>
          <w:sz w:val="20"/>
          <w:szCs w:val="20"/>
          <w:cs/>
          <w:lang w:bidi="lo-LA"/>
        </w:rPr>
        <w:t>ຜົນການກວດຈັບ</w:t>
      </w:r>
    </w:p>
    <w:p w14:paraId="5C5D8BD5" w14:textId="0765649E" w:rsidR="00AB2066" w:rsidRPr="000319DB" w:rsidRDefault="00AB2066" w:rsidP="00AB2066">
      <w:pPr>
        <w:pStyle w:val="ListParagraph"/>
        <w:numPr>
          <w:ilvl w:val="0"/>
          <w:numId w:val="2"/>
        </w:numPr>
        <w:rPr>
          <w:rFonts w:ascii="Phetsarath OT" w:eastAsia="Phetsarath OT" w:hAnsi="Phetsarath OT" w:cs="Phetsarath OT"/>
          <w:sz w:val="28"/>
          <w:szCs w:val="28"/>
          <w:lang w:val="en-US" w:bidi="lo-LA"/>
        </w:rPr>
      </w:pPr>
      <w:r w:rsidRPr="00AB2066">
        <w:rPr>
          <w:rFonts w:ascii="Phetsarath OT" w:eastAsia="Phetsarath OT" w:hAnsi="Phetsarath OT" w:cs="Phetsarath OT" w:hint="cs"/>
          <w:b/>
          <w:bCs/>
          <w:sz w:val="28"/>
          <w:szCs w:val="28"/>
          <w:cs/>
          <w:lang w:bidi="lo-LA"/>
        </w:rPr>
        <w:lastRenderedPageBreak/>
        <w:t>ສະຫຼຸບຜົນການຄົ້ນຄວ້າ ແລະ ຂໍ້ສະເໜີ</w:t>
      </w:r>
    </w:p>
    <w:p w14:paraId="0DC5410F" w14:textId="77777777" w:rsidR="000319DB" w:rsidRPr="000319DB" w:rsidRDefault="000319DB" w:rsidP="000319DB">
      <w:pPr>
        <w:pStyle w:val="ListParagraph"/>
        <w:numPr>
          <w:ilvl w:val="1"/>
          <w:numId w:val="2"/>
        </w:numPr>
        <w:rPr>
          <w:rFonts w:ascii="Phetsarath OT" w:eastAsia="Phetsarath OT" w:hAnsi="Phetsarath OT" w:cs="Phetsarath OT"/>
          <w:sz w:val="28"/>
          <w:szCs w:val="28"/>
          <w:lang w:val="en-US" w:bidi="lo-LA"/>
        </w:rPr>
      </w:pPr>
      <w:r w:rsidRPr="00AB2066">
        <w:rPr>
          <w:rFonts w:ascii="Phetsarath OT" w:eastAsia="Phetsarath OT" w:hAnsi="Phetsarath OT" w:cs="Phetsarath OT" w:hint="cs"/>
          <w:b/>
          <w:bCs/>
          <w:sz w:val="28"/>
          <w:szCs w:val="28"/>
          <w:cs/>
          <w:lang w:bidi="lo-LA"/>
        </w:rPr>
        <w:t>ສະຫຼຸບຜົນການຄົ້ນຄວ້າ</w:t>
      </w:r>
    </w:p>
    <w:p w14:paraId="6ABF1E53" w14:textId="4460BDE1" w:rsidR="00855DD9" w:rsidRPr="000B75BD" w:rsidRDefault="00772F92" w:rsidP="000B75BD">
      <w:pPr>
        <w:ind w:firstLine="720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ຈາກການຄົ້ນຄວ້າຄັ້ງ</w:t>
      </w:r>
      <w:r w:rsidR="00855DD9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ນີ້ເຫັນວ່າການເອົາຂໍ້ມູນລົດເຂົ້າໄປ</w:t>
      </w:r>
      <w:del w:id="433" w:author="Bounleuth VONGMANY" w:date="2020-10-04T14:51:00Z">
        <w:r w:rsidR="00855DD9" w:rsidRPr="000B75BD" w:rsidDel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ສ້າງ</w:delText>
        </w:r>
      </w:del>
      <w:ins w:id="434" w:author="Bounleuth VONGMANY" w:date="2020-10-04T14:51:00Z">
        <w:r w:rsidR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ພັດທະນາ</w:t>
        </w:r>
      </w:ins>
      <w:r w:rsidR="00855DD9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ເປັນແມ່ແບບແມ່ນ</w:t>
      </w:r>
      <w:del w:id="435" w:author="Bounleuth VONGMANY" w:date="2020-10-04T16:25:00Z">
        <w:r w:rsidR="000319DB" w:rsidRPr="000B75BD" w:rsidDel="00DA79B5">
          <w:rPr>
            <w:rFonts w:ascii="Phetsarath OT" w:eastAsia="Phetsarath OT" w:hAnsi="Phetsarath OT" w:cs="Phetsarath OT"/>
            <w:sz w:val="24"/>
            <w:szCs w:val="24"/>
            <w:lang w:val="en-US" w:bidi="lo-LA"/>
          </w:rPr>
          <w:br/>
        </w:r>
      </w:del>
      <w:r w:rsidR="00855DD9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ສາມາດເຮັດໄດ້ໂດຍການໃຊ້ເວລາໃນການຝຶກໃຫ້ລະບົບຮັບຮູ້ແມ່ນ</w:t>
      </w:r>
      <w:del w:id="436" w:author="Bounleuth VONGMANY" w:date="2020-10-04T16:27:00Z">
        <w:r w:rsidR="00855DD9" w:rsidRPr="000B75BD" w:rsidDel="00BC1B9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ໄຊ້</w:delText>
        </w:r>
      </w:del>
      <w:ins w:id="437" w:author="Bounleuth VONGMANY" w:date="2020-10-04T16:27:00Z">
        <w:r w:rsidR="00BC1B9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ໃ</w:t>
        </w:r>
        <w:r w:rsidR="00BC1B99" w:rsidRPr="000B75BD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ຊ້</w:t>
        </w:r>
      </w:ins>
      <w:r w:rsidR="00855DD9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ເວລາປະມານ </w:t>
      </w:r>
      <w:r w:rsidR="00855DD9" w:rsidRPr="00DA79B5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438" w:author="Bounleuth VONGMANY" w:date="2020-10-04T16:25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2</w:t>
      </w:r>
      <w:r w:rsidR="00855DD9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855DD9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ຫາ</w:t>
      </w:r>
      <w:r w:rsidR="00855DD9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855DD9" w:rsidRPr="00DA79B5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439" w:author="Bounleuth VONGMANY" w:date="2020-10-04T16:25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3</w:t>
      </w:r>
      <w:r w:rsidR="00855DD9" w:rsidRPr="00DA79B5">
        <w:rPr>
          <w:rFonts w:ascii="Times New Roman" w:eastAsia="Phetsarath OT" w:hAnsi="Times New Roman" w:cs="Times New Roman"/>
          <w:sz w:val="24"/>
          <w:szCs w:val="24"/>
          <w:cs/>
          <w:lang w:val="en-US" w:bidi="lo-LA"/>
          <w:rPrChange w:id="440" w:author="Bounleuth VONGMANY" w:date="2020-10-04T16:25:00Z">
            <w:rPr>
              <w:rFonts w:ascii="Phetsarath OT" w:eastAsia="Phetsarath OT" w:hAnsi="Phetsarath OT" w:cs="Phetsarath OT"/>
              <w:sz w:val="24"/>
              <w:szCs w:val="24"/>
              <w:cs/>
              <w:lang w:val="en-US" w:bidi="lo-LA"/>
            </w:rPr>
          </w:rPrChange>
        </w:rPr>
        <w:t xml:space="preserve"> </w:t>
      </w:r>
      <w:r w:rsidR="00855DD9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ຊົ່ວໂມງໃນການຝຶກ</w:t>
      </w:r>
      <w:ins w:id="441" w:author="Bounleuth VONGMANY" w:date="2020-10-04T16:29:00Z">
        <w:r w:rsidR="00BC1B9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 xml:space="preserve"> </w:t>
        </w:r>
      </w:ins>
      <w:ins w:id="442" w:author="Bounleuth VONGMANY" w:date="2020-10-04T16:28:00Z">
        <w:r w:rsidR="00BC1B9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(ອີງຕາມປະສິດ</w:t>
        </w:r>
      </w:ins>
      <w:ins w:id="443" w:author="Bounleuth VONGMANY" w:date="2020-10-04T16:29:00Z">
        <w:r w:rsidR="00BC1B9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ທິ</w:t>
        </w:r>
      </w:ins>
      <w:ins w:id="444" w:author="Bounleuth VONGMANY" w:date="2020-10-04T16:28:00Z">
        <w:r w:rsidR="00BC1B9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ພາບຂອງເຄື່ອງ</w:t>
        </w:r>
      </w:ins>
      <w:ins w:id="445" w:author="Bounleuth VONGMANY" w:date="2020-10-04T16:29:00Z">
        <w:r w:rsidR="00BC1B9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ຄອມພິວເຕີ</w:t>
        </w:r>
      </w:ins>
      <w:ins w:id="446" w:author="Bounleuth VONGMANY" w:date="2020-10-04T16:28:00Z">
        <w:r w:rsidR="00BC1B9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)</w:t>
        </w:r>
      </w:ins>
      <w:r w:rsidR="00855DD9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.</w:t>
      </w:r>
    </w:p>
    <w:p w14:paraId="079AF9D3" w14:textId="584F1F95" w:rsidR="00772F92" w:rsidRPr="000B75BD" w:rsidRDefault="00855DD9">
      <w:pPr>
        <w:ind w:firstLine="720"/>
        <w:jc w:val="thaiDistribute"/>
        <w:rPr>
          <w:rFonts w:ascii="Phetsarath OT" w:eastAsia="Phetsarath OT" w:hAnsi="Phetsarath OT" w:cs="Phetsarath OT"/>
          <w:sz w:val="24"/>
          <w:szCs w:val="24"/>
          <w:lang w:val="en-US" w:bidi="lo-LA"/>
        </w:rPr>
        <w:pPrChange w:id="447" w:author="Bounleuth VONGMANY" w:date="2020-10-04T16:34:00Z">
          <w:pPr>
            <w:ind w:firstLine="720"/>
          </w:pPr>
        </w:pPrChange>
      </w:pP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ສໍາລັບການທົດລອງການກວດຈັບ</w:t>
      </w:r>
      <w:ins w:id="448" w:author="Bounleuth VONGMANY" w:date="2020-10-04T16:29:00Z">
        <w:r w:rsidR="0097346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ຄວາມໄວ, ນັບຈຳນວນລົດ</w:t>
        </w:r>
      </w:ins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ໂດຍເອົາຂໍ້ມູນ</w:t>
      </w:r>
      <w:del w:id="449" w:author="Bounleuth VONGMANY" w:date="2020-10-04T14:53:00Z">
        <w:r w:rsidRPr="000B75BD" w:rsidDel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ວີດີໂອ</w:delText>
        </w:r>
      </w:del>
      <w:ins w:id="450" w:author="Bounleuth VONGMANY" w:date="2020-10-04T14:53:00Z">
        <w:r w:rsidR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ວິດີໂອ</w:t>
        </w:r>
      </w:ins>
      <w:del w:id="451" w:author="Bounleuth VONGMANY" w:date="2020-10-04T16:31:00Z">
        <w:r w:rsidRPr="000B75BD" w:rsidDel="0097346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ແມ່ນມີການ</w:delText>
        </w:r>
      </w:del>
      <w:ins w:id="452" w:author="Bounleuth VONGMANY" w:date="2020-10-04T16:31:00Z">
        <w:r w:rsidR="0097346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ມາ</w:t>
        </w:r>
      </w:ins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ປະມວນຜົນ</w:t>
      </w:r>
      <w:ins w:id="453" w:author="Bounleuth VONGMANY" w:date="2020-10-04T16:30:00Z">
        <w:r w:rsidR="0097346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ໂດຍໃຊ້</w:t>
        </w:r>
      </w:ins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ເວລາປະມານ </w:t>
      </w:r>
      <w:r w:rsidRPr="00DA79B5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454" w:author="Bounleuth VONGMANY" w:date="2020-10-04T16:25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0</w:t>
      </w:r>
      <w:del w:id="455" w:author="Bounleuth VONGMANY" w:date="2020-10-04T16:32:00Z">
        <w:r w:rsidRPr="00DA79B5" w:rsidDel="00973467">
          <w:rPr>
            <w:rFonts w:ascii="Times New Roman" w:eastAsia="Phetsarath OT" w:hAnsi="Times New Roman" w:cs="Times New Roman"/>
            <w:sz w:val="24"/>
            <w:szCs w:val="24"/>
            <w:lang w:val="en-US" w:bidi="lo-LA"/>
            <w:rPrChange w:id="456" w:author="Bounleuth VONGMANY" w:date="2020-10-04T16:25:00Z">
              <w:rPr>
                <w:rFonts w:ascii="Phetsarath OT" w:eastAsia="Phetsarath OT" w:hAnsi="Phetsarath OT" w:cs="Phetsarath OT"/>
                <w:sz w:val="24"/>
                <w:szCs w:val="24"/>
                <w:lang w:val="en-US" w:bidi="lo-LA"/>
              </w:rPr>
            </w:rPrChange>
          </w:rPr>
          <w:delText>.</w:delText>
        </w:r>
      </w:del>
      <w:ins w:id="457" w:author="Bounleuth VONGMANY" w:date="2020-10-04T16:32:00Z">
        <w:r w:rsidR="00973467">
          <w:rPr>
            <w:rFonts w:ascii="Times New Roman" w:eastAsia="Phetsarath OT" w:hAnsi="Times New Roman" w:cs="DokChampa" w:hint="cs"/>
            <w:sz w:val="24"/>
            <w:szCs w:val="24"/>
            <w:cs/>
            <w:lang w:val="en-US" w:bidi="lo-LA"/>
          </w:rPr>
          <w:t>,</w:t>
        </w:r>
      </w:ins>
      <w:r w:rsidRPr="00DA79B5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458" w:author="Bounleuth VONGMANY" w:date="2020-10-04T16:25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2</w:t>
      </w:r>
      <w:r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ວິນາທີຕໍ່ </w:t>
      </w:r>
      <w:del w:id="459" w:author="Bounleuth VONGMANY" w:date="2020-10-04T15:04:00Z">
        <w:r w:rsidRPr="00DA79B5" w:rsidDel="00163C1C">
          <w:rPr>
            <w:rFonts w:ascii="Times New Roman" w:eastAsia="Phetsarath OT" w:hAnsi="Times New Roman" w:cs="Times New Roman"/>
            <w:sz w:val="24"/>
            <w:szCs w:val="24"/>
            <w:lang w:val="en-US" w:bidi="lo-LA"/>
            <w:rPrChange w:id="460" w:author="Bounleuth VONGMANY" w:date="2020-10-04T16:25:00Z">
              <w:rPr>
                <w:rFonts w:ascii="Phetsarath OT" w:eastAsia="Phetsarath OT" w:hAnsi="Phetsarath OT" w:cs="Phetsarath OT"/>
                <w:sz w:val="24"/>
                <w:szCs w:val="24"/>
                <w:lang w:val="en-US" w:bidi="th-TH"/>
              </w:rPr>
            </w:rPrChange>
          </w:rPr>
          <w:delText>frame</w:delText>
        </w:r>
      </w:del>
      <w:ins w:id="461" w:author="Bounleuth VONGMANY" w:date="2020-10-04T15:04:00Z">
        <w:r w:rsidR="00163C1C" w:rsidRPr="00DA79B5">
          <w:rPr>
            <w:rFonts w:ascii="Times New Roman" w:eastAsia="Phetsarath OT" w:hAnsi="Times New Roman" w:cs="Times New Roman"/>
            <w:sz w:val="24"/>
            <w:szCs w:val="24"/>
            <w:lang w:val="en-US" w:bidi="lo-LA"/>
            <w:rPrChange w:id="462" w:author="Bounleuth VONGMANY" w:date="2020-10-04T16:25:00Z">
              <w:rPr>
                <w:rFonts w:ascii="Phetsarath OT" w:eastAsia="Phetsarath OT" w:hAnsi="Phetsarath OT" w:cs="Phetsarath OT"/>
                <w:sz w:val="24"/>
                <w:szCs w:val="24"/>
                <w:lang w:val="en-US" w:bidi="th-TH"/>
              </w:rPr>
            </w:rPrChange>
          </w:rPr>
          <w:t>Frame</w:t>
        </w:r>
      </w:ins>
      <w:r w:rsidRPr="000B75BD">
        <w:rPr>
          <w:rFonts w:ascii="Phetsarath OT" w:eastAsia="Phetsarath OT" w:hAnsi="Phetsarath OT" w:cs="Phetsarath OT"/>
          <w:sz w:val="24"/>
          <w:szCs w:val="24"/>
          <w:lang w:val="en-US" w:bidi="th-TH"/>
        </w:rPr>
        <w:t xml:space="preserve"> </w:t>
      </w:r>
      <w:r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3E15E1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ແລະ ສາມາດກວດຈັບ</w:t>
      </w:r>
      <w:ins w:id="463" w:author="Bounleuth VONGMANY" w:date="2020-10-04T16:33:00Z">
        <w:r w:rsidR="0097346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ຄວາມໄ</w:t>
        </w:r>
      </w:ins>
      <w:ins w:id="464" w:author="Bounleuth VONGMANY" w:date="2020-10-04T16:34:00Z">
        <w:r w:rsidR="0097346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ວ</w:t>
        </w:r>
      </w:ins>
      <w:r w:rsidR="00D9248F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, ນັບຈໍານວນລົດ</w:t>
      </w:r>
      <w:r w:rsidR="003E15E1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ໄດ້ສ</w:t>
      </w:r>
      <w:r w:rsidR="00D9248F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ະເພາະ</w:t>
      </w:r>
      <w:del w:id="465" w:author="Bounleuth VONGMANY" w:date="2020-10-04T16:36:00Z">
        <w:r w:rsidR="00D9248F" w:rsidRPr="000B75BD" w:rsidDel="0097346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ເສັ້ນທາງ</w:delText>
        </w:r>
      </w:del>
      <w:r w:rsidR="00D9248F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ລົດ</w:t>
      </w:r>
      <w:ins w:id="466" w:author="Bounleuth VONGMANY" w:date="2020-10-04T16:35:00Z">
        <w:r w:rsidR="0097346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ທີ່</w:t>
        </w:r>
      </w:ins>
      <w:ins w:id="467" w:author="Bounleuth VONGMANY" w:date="2020-10-04T16:37:00Z">
        <w:r w:rsidR="00285BBF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ຫັນ</w:t>
        </w:r>
      </w:ins>
      <w:ins w:id="468" w:author="Bounleuth VONGMANY" w:date="2020-10-04T16:36:00Z">
        <w:r w:rsidR="0097346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ໜ້າເຂົ້າ</w:t>
        </w:r>
      </w:ins>
      <w:del w:id="469" w:author="Bounleuth VONGMANY" w:date="2020-10-04T16:36:00Z">
        <w:r w:rsidR="00D9248F" w:rsidRPr="000B75BD" w:rsidDel="0097346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ເຂົ້າ</w:delText>
        </w:r>
      </w:del>
      <w:ins w:id="470" w:author="Bounleuth VONGMANY" w:date="2020-10-04T16:34:00Z">
        <w:r w:rsidR="0097346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ຫາ</w:t>
        </w:r>
      </w:ins>
      <w:ins w:id="471" w:author="Bounleuth VONGMANY" w:date="2020-10-04T16:37:00Z">
        <w:r w:rsidR="0024480D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ໜ້າ</w:t>
        </w:r>
      </w:ins>
      <w:ins w:id="472" w:author="Bounleuth VONGMANY" w:date="2020-10-04T16:34:00Z">
        <w:r w:rsidR="0097346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ກ້ອງ</w:t>
        </w:r>
      </w:ins>
      <w:r w:rsidR="00D9248F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ເທົ່ານັ້ນ ໂດຍຜ່ານການທົດລອງແມ່ນສາມາດກວດຈັບໄດ້ໂດຍຄ່າສະເລ່ຍ</w:t>
      </w:r>
      <w:ins w:id="473" w:author="Bounleuth VONGMANY" w:date="2020-10-04T16:35:00Z">
        <w:r w:rsidR="0097346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ປະມານ</w:t>
        </w:r>
      </w:ins>
      <w:r w:rsidR="00D9248F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</w:t>
      </w:r>
      <w:r w:rsidR="00D9248F" w:rsidRPr="00DA79B5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474" w:author="Bounleuth VONGMANY" w:date="2020-10-04T16:25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90%</w:t>
      </w:r>
      <w:r w:rsidR="00D9248F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D9248F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ຈ</w:t>
      </w:r>
      <w:ins w:id="475" w:author="Bounleuth VONGMANY" w:date="2020-10-04T16:34:00Z">
        <w:r w:rsidR="0097346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າ</w:t>
        </w:r>
      </w:ins>
      <w:del w:id="476" w:author="Bounleuth VONGMANY" w:date="2020-10-04T16:34:00Z">
        <w:r w:rsidR="00D9248F" w:rsidRPr="000B75BD" w:rsidDel="0097346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ັ</w:delText>
        </w:r>
      </w:del>
      <w:r w:rsidR="00D9248F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ກກ້ອງຖ່າຍ</w:t>
      </w:r>
      <w:del w:id="477" w:author="Bounleuth VONGMANY" w:date="2020-10-04T14:53:00Z">
        <w:r w:rsidR="00D9248F" w:rsidRPr="000B75BD" w:rsidDel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ວີດີໂອ</w:delText>
        </w:r>
      </w:del>
      <w:ins w:id="478" w:author="Bounleuth VONGMANY" w:date="2020-10-04T14:53:00Z">
        <w:r w:rsidR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ວິດີໂອ</w:t>
        </w:r>
      </w:ins>
      <w:r w:rsidR="00D9248F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</w:t>
      </w:r>
      <w:r w:rsidR="00973467"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W</w:t>
      </w:r>
      <w:r w:rsidR="00D9248F"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ebcam</w:t>
      </w:r>
      <w:r w:rsidR="00D9248F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ຫຼື</w:t>
      </w:r>
      <w:r w:rsidR="00D9248F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ໂທລະສັບ</w:t>
      </w:r>
      <w:r w:rsidR="000319DB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.</w:t>
      </w:r>
    </w:p>
    <w:p w14:paraId="59FEC963" w14:textId="77777777" w:rsidR="00BA07AC" w:rsidRPr="00BA07AC" w:rsidRDefault="00A476DD" w:rsidP="00BA07AC">
      <w:pPr>
        <w:pStyle w:val="ListParagraph"/>
        <w:numPr>
          <w:ilvl w:val="1"/>
          <w:numId w:val="2"/>
        </w:numPr>
        <w:rPr>
          <w:rFonts w:ascii="Phetsarath OT" w:eastAsia="Phetsarath OT" w:hAnsi="Phetsarath OT" w:cs="Phetsarath OT"/>
          <w:sz w:val="28"/>
          <w:szCs w:val="28"/>
          <w:lang w:val="en-US" w:bidi="lo-LA"/>
        </w:rPr>
      </w:pPr>
      <w:r w:rsidRPr="00AB2066">
        <w:rPr>
          <w:rFonts w:ascii="Phetsarath OT" w:eastAsia="Phetsarath OT" w:hAnsi="Phetsarath OT" w:cs="Phetsarath OT" w:hint="cs"/>
          <w:b/>
          <w:bCs/>
          <w:sz w:val="28"/>
          <w:szCs w:val="28"/>
          <w:cs/>
          <w:lang w:bidi="lo-LA"/>
        </w:rPr>
        <w:t>ຂໍ້ສະເໜີ</w:t>
      </w:r>
    </w:p>
    <w:p w14:paraId="04E65817" w14:textId="0D479C46" w:rsidR="00BA07AC" w:rsidRDefault="00BA07AC" w:rsidP="00BA07AC">
      <w:pPr>
        <w:ind w:firstLine="720"/>
        <w:rPr>
          <w:rFonts w:ascii="Phetsarath OT" w:eastAsia="Phetsarath OT" w:hAnsi="Phetsarath OT" w:cs="Phetsarath OT"/>
          <w:sz w:val="24"/>
          <w:szCs w:val="24"/>
          <w:lang w:bidi="lo-LA"/>
        </w:rPr>
      </w:pPr>
      <w:r w:rsidRPr="00BA07AC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ຜ່ານການສຶກສາວິໄຈຄັ້ງນີ້ຍັງ</w:t>
      </w:r>
      <w:del w:id="479" w:author="Bounleuth VONGMANY" w:date="2020-10-04T16:40:00Z">
        <w:r w:rsidRPr="00BA07AC" w:rsidDel="009F17A6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ຄົງ</w:delText>
        </w:r>
      </w:del>
      <w:r w:rsidRPr="00BA07AC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ມີ</w:t>
      </w:r>
      <w:del w:id="480" w:author="Bounleuth VONGMANY" w:date="2020-10-04T16:39:00Z">
        <w:r w:rsidRPr="00BA07AC" w:rsidDel="009F17A6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ບັນຫາ</w:delText>
        </w:r>
      </w:del>
      <w:ins w:id="481" w:author="Bounleuth VONGMANY" w:date="2020-10-04T16:39:00Z">
        <w:r w:rsidR="009F17A6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ຂໍ້ຄົງຄ້າງ</w:t>
        </w:r>
      </w:ins>
      <w:r w:rsidRPr="00BA07AC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ເລື່ອງການນັບຈໍານວນລົດ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ແລະ ຈັບຄວາມໄວຂອງລົດ</w:t>
      </w:r>
      <w:r w:rsidRPr="00BA07AC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ທີ່</w:t>
      </w:r>
      <w:del w:id="482" w:author="Bounleuth VONGMANY" w:date="2020-10-04T16:40:00Z">
        <w:r w:rsidRPr="00BA07AC" w:rsidDel="009F17A6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ສ່ວນ</w:delText>
        </w:r>
      </w:del>
      <w:r w:rsidRPr="00BA07AC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ມາຈາກ</w:t>
      </w:r>
      <w:ins w:id="483" w:author="Bounleuth VONGMANY" w:date="2020-10-04T16:40:00Z">
        <w:r w:rsidR="009F17A6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ທິດ</w:t>
        </w:r>
      </w:ins>
      <w:r w:rsidRPr="00BA07AC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ທາງກົງກັນຂ້າມ</w:t>
      </w:r>
      <w:ins w:id="484" w:author="Bounleuth VONGMANY" w:date="2020-10-04T16:41:00Z">
        <w:r w:rsidR="009F17A6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ຂອງໜ້າກ້ອງຖ່າຍວິດີໂອ</w:t>
        </w:r>
      </w:ins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ແລະ ຍັງບໍ່ສາມາດນັບຈໍານວນລົດຕາມ</w:t>
      </w:r>
      <w:del w:id="485" w:author="Bounleuth VONGMANY" w:date="2020-10-04T16:42:00Z">
        <w:r w:rsidDel="00714D14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ການແຍກ</w:delText>
        </w:r>
      </w:del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ປະເພດລົດໄດ້.</w:t>
      </w:r>
    </w:p>
    <w:p w14:paraId="461BFE94" w14:textId="3D2FD2FD" w:rsidR="00BA07AC" w:rsidRDefault="000B75BD" w:rsidP="00BA07AC">
      <w:pPr>
        <w:ind w:firstLine="720"/>
        <w:rPr>
          <w:rFonts w:ascii="Phetsarath OT" w:eastAsia="Phetsarath OT" w:hAnsi="Phetsarath OT" w:cs="Phetsarath OT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ດັ່ງນັ້ນ</w:t>
      </w:r>
      <w:ins w:id="486" w:author="Bounleuth VONGMANY" w:date="2020-10-04T16:42:00Z">
        <w:r w:rsidR="00714D14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 xml:space="preserve">; </w:t>
        </w:r>
      </w:ins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ຖ້າຕ້ອງການສຶກສາວິ</w:t>
      </w:r>
      <w:del w:id="487" w:author="Bounleuth VONGMANY" w:date="2020-10-04T16:26:00Z">
        <w:r w:rsidDel="00DA79B5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ໃຈ</w:delText>
        </w:r>
      </w:del>
      <w:ins w:id="488" w:author="Bounleuth VONGMANY" w:date="2020-10-04T16:26:00Z">
        <w:r w:rsidR="00DA79B5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ໄຈ</w:t>
        </w:r>
      </w:ins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ຄົ້ນຄວ້າຕໍ່</w:t>
      </w:r>
      <w:ins w:id="489" w:author="Bounleuth VONGMANY" w:date="2020-10-04T16:42:00Z">
        <w:r w:rsidR="00714D14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 xml:space="preserve"> </w:t>
        </w:r>
      </w:ins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ກໍ່ສາມາດເອົາໄປ</w:t>
      </w:r>
      <w:del w:id="490" w:author="Bounleuth VONGMANY" w:date="2020-10-04T16:42:00Z">
        <w:r w:rsidDel="00714D14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ພັນ</w:delText>
        </w:r>
      </w:del>
      <w:ins w:id="491" w:author="Bounleuth VONGMANY" w:date="2020-10-04T16:42:00Z">
        <w:r w:rsidR="00714D14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ຜັນ</w:t>
        </w:r>
      </w:ins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ຂະຫຍາຍຕໍ່ໂດຍການໃຊ້</w:t>
      </w:r>
      <w:del w:id="492" w:author="Bounleuth VONGMANY" w:date="2020-10-04T15:16:00Z">
        <w:r w:rsidDel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ເທັກນິກ</w:delText>
        </w:r>
      </w:del>
      <w:ins w:id="493" w:author="Bounleuth VONGMANY" w:date="2020-10-04T15:16:00Z">
        <w:r w:rsidR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ເຕັກນິກ</w:t>
        </w:r>
      </w:ins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ແລະ ວິທີການອື່ນເຂົ້າໄປຈໍາແນກເພີ່ມຕື່ມ.</w:t>
      </w:r>
    </w:p>
    <w:p w14:paraId="6D25317D" w14:textId="19DF6AAB" w:rsidR="00FE476A" w:rsidRDefault="00FE476A" w:rsidP="00FE476A">
      <w:pPr>
        <w:rPr>
          <w:rFonts w:ascii="Phetsarath OT" w:eastAsia="Phetsarath OT" w:hAnsi="Phetsarath OT" w:cs="Phetsarath OT"/>
          <w:b/>
          <w:bCs/>
          <w:sz w:val="28"/>
          <w:szCs w:val="28"/>
        </w:rPr>
      </w:pPr>
      <w:r w:rsidRPr="00984156">
        <w:rPr>
          <w:rFonts w:ascii="Phetsarath OT" w:eastAsia="Phetsarath OT" w:hAnsi="Phetsarath OT" w:cs="Phetsarath OT" w:hint="cs"/>
          <w:b/>
          <w:bCs/>
          <w:sz w:val="28"/>
          <w:szCs w:val="28"/>
          <w:cs/>
          <w:lang w:bidi="lo-LA"/>
        </w:rPr>
        <w:t>ເອກະສານອ້າງອີງ</w:t>
      </w:r>
    </w:p>
    <w:p w14:paraId="2B0BEA34" w14:textId="6B481E0A" w:rsidR="00471675" w:rsidRPr="00941771" w:rsidRDefault="00471675">
      <w:pPr>
        <w:ind w:left="567" w:hanging="567"/>
        <w:rPr>
          <w:rFonts w:ascii="Times New Roman" w:eastAsia="Phetsarath OT" w:hAnsi="Times New Roman" w:cs="Times New Roman"/>
          <w:sz w:val="24"/>
          <w:szCs w:val="24"/>
          <w:lang w:val="en-US" w:bidi="lo-LA"/>
        </w:rPr>
        <w:pPrChange w:id="494" w:author="Bounleuth VONGMANY" w:date="2020-10-04T16:26:00Z">
          <w:pPr/>
        </w:pPrChange>
      </w:pPr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Cesar G. </w:t>
      </w:r>
      <w:proofErr w:type="spellStart"/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Pachón-Suescún</w:t>
      </w:r>
      <w:proofErr w:type="spellEnd"/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, Javier O. </w:t>
      </w:r>
      <w:proofErr w:type="spellStart"/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Pinzón</w:t>
      </w:r>
      <w:proofErr w:type="spellEnd"/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-Arenas, Robinson Jiménez-Moreno. (2019) Detection of Scratches on Cars by Means of CNN and R-CNN</w:t>
      </w:r>
    </w:p>
    <w:p w14:paraId="48B549F6" w14:textId="157E4233" w:rsidR="00471675" w:rsidRPr="00941771" w:rsidRDefault="00471675">
      <w:pPr>
        <w:ind w:left="567" w:hanging="567"/>
        <w:rPr>
          <w:rFonts w:ascii="Times New Roman" w:eastAsia="Phetsarath OT" w:hAnsi="Times New Roman" w:cs="Times New Roman"/>
          <w:sz w:val="24"/>
          <w:szCs w:val="24"/>
          <w:lang w:val="en-US" w:bidi="lo-LA"/>
        </w:rPr>
        <w:pPrChange w:id="495" w:author="Bounleuth VONGMANY" w:date="2020-10-04T16:26:00Z">
          <w:pPr/>
        </w:pPrChange>
      </w:pPr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Zhong-</w:t>
      </w:r>
      <w:proofErr w:type="spellStart"/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Qiu</w:t>
      </w:r>
      <w:proofErr w:type="spellEnd"/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 Zhao, Member, Peng Zheng,</w:t>
      </w:r>
      <w:r w:rsidR="008C2251"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 </w:t>
      </w:r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Shou-</w:t>
      </w:r>
      <w:proofErr w:type="spellStart"/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tao</w:t>
      </w:r>
      <w:proofErr w:type="spellEnd"/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 Xu, and </w:t>
      </w:r>
      <w:proofErr w:type="spellStart"/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Xindong</w:t>
      </w:r>
      <w:proofErr w:type="spellEnd"/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 Wu </w:t>
      </w:r>
      <w:r w:rsidR="008C2251"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(2019) </w:t>
      </w:r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Object Detection with Deep Learning</w:t>
      </w:r>
    </w:p>
    <w:p w14:paraId="27BE5C6C" w14:textId="0FB57815" w:rsidR="008C2251" w:rsidRPr="00941771" w:rsidRDefault="00FE7C1A">
      <w:pPr>
        <w:ind w:left="567" w:hanging="567"/>
        <w:rPr>
          <w:rFonts w:ascii="Times New Roman" w:eastAsia="Phetsarath OT" w:hAnsi="Times New Roman" w:cs="Times New Roman"/>
          <w:sz w:val="24"/>
          <w:szCs w:val="24"/>
          <w:lang w:val="en-US" w:bidi="lo-LA"/>
        </w:rPr>
        <w:pPrChange w:id="496" w:author="Bounleuth VONGMANY" w:date="2020-10-04T16:26:00Z">
          <w:pPr/>
        </w:pPrChange>
      </w:pPr>
      <w:proofErr w:type="spellStart"/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Natthapat.</w:t>
      </w:r>
      <w:r w:rsidR="00DE78BE"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s</w:t>
      </w:r>
      <w:proofErr w:type="spellEnd"/>
      <w:r w:rsidRPr="00941771">
        <w:rPr>
          <w:rFonts w:ascii="Times New Roman" w:eastAsia="Phetsarath OT" w:hAnsi="Times New Roman" w:cs="Times New Roman"/>
          <w:sz w:val="24"/>
          <w:szCs w:val="24"/>
          <w:cs/>
          <w:lang w:val="en-US" w:bidi="lo-LA"/>
        </w:rPr>
        <w:t xml:space="preserve"> </w:t>
      </w:r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(2019) Traffic Signs Detection System by Using Deep Learning</w:t>
      </w:r>
    </w:p>
    <w:p w14:paraId="5B5E1268" w14:textId="39371AE0" w:rsidR="00DE78BE" w:rsidRPr="00941771" w:rsidRDefault="00DE78BE">
      <w:pPr>
        <w:ind w:left="567" w:hanging="567"/>
        <w:rPr>
          <w:rFonts w:ascii="Times New Roman" w:eastAsia="Phetsarath OT" w:hAnsi="Times New Roman" w:cs="Times New Roman"/>
          <w:sz w:val="24"/>
          <w:szCs w:val="24"/>
          <w:lang w:val="en-US" w:bidi="lo-LA"/>
        </w:rPr>
        <w:pPrChange w:id="497" w:author="Bounleuth VONGMANY" w:date="2020-10-04T16:26:00Z">
          <w:pPr/>
        </w:pPrChange>
      </w:pPr>
      <w:proofErr w:type="spellStart"/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Santisuk.J</w:t>
      </w:r>
      <w:proofErr w:type="spellEnd"/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 (2020) Elephant Detector by computer vision</w:t>
      </w:r>
    </w:p>
    <w:p w14:paraId="0015532C" w14:textId="16ACD61C" w:rsidR="00341F08" w:rsidRPr="00341F08" w:rsidRDefault="00EE7217">
      <w:pPr>
        <w:ind w:left="567" w:hanging="567"/>
        <w:rPr>
          <w:rFonts w:ascii="Times New Roman" w:eastAsia="Phetsarath OT" w:hAnsi="Times New Roman" w:cs="DokChampa"/>
          <w:sz w:val="24"/>
          <w:szCs w:val="24"/>
          <w:cs/>
          <w:lang w:val="en-US" w:bidi="lo-LA"/>
        </w:rPr>
        <w:pPrChange w:id="498" w:author="Bounleuth VONGMANY" w:date="2020-10-04T16:26:00Z">
          <w:pPr/>
        </w:pPrChange>
      </w:pPr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Joseph Redmon, Santosh </w:t>
      </w:r>
      <w:proofErr w:type="spellStart"/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Divvala</w:t>
      </w:r>
      <w:proofErr w:type="spellEnd"/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, Ross </w:t>
      </w:r>
      <w:proofErr w:type="spellStart"/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Girshick</w:t>
      </w:r>
      <w:proofErr w:type="spellEnd"/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, Ali Farhadi. (2016) Real-Time Object Detection</w:t>
      </w:r>
    </w:p>
    <w:sectPr w:rsidR="00341F08" w:rsidRPr="00341F08" w:rsidSect="000D1A53">
      <w:footerReference w:type="default" r:id="rId16"/>
      <w:pgSz w:w="11906" w:h="16838" w:code="9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6B6F5C" w14:textId="77777777" w:rsidR="00B4673F" w:rsidRDefault="00B4673F" w:rsidP="00984156">
      <w:pPr>
        <w:spacing w:after="0" w:line="240" w:lineRule="auto"/>
      </w:pPr>
      <w:r>
        <w:separator/>
      </w:r>
    </w:p>
  </w:endnote>
  <w:endnote w:type="continuationSeparator" w:id="0">
    <w:p w14:paraId="65A7C0FA" w14:textId="77777777" w:rsidR="00B4673F" w:rsidRDefault="00B4673F" w:rsidP="009841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hetsarath OT">
    <w:panose1 w:val="02000500000000000001"/>
    <w:charset w:val="81"/>
    <w:family w:val="auto"/>
    <w:pitch w:val="variable"/>
    <w:sig w:usb0="F7FFAEFF" w:usb1="FBDFFFFF" w:usb2="1FFBFFFF" w:usb3="00000000" w:csb0="8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545CB4" w14:textId="77127705" w:rsidR="0031732E" w:rsidRDefault="0031732E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 w:rsidR="00436833">
      <w:rPr>
        <w:caps/>
        <w:noProof/>
        <w:color w:val="4472C4" w:themeColor="accent1"/>
      </w:rPr>
      <w:t>6</w:t>
    </w:r>
    <w:r>
      <w:rPr>
        <w:caps/>
        <w:noProof/>
        <w:color w:val="4472C4" w:themeColor="accent1"/>
      </w:rPr>
      <w:fldChar w:fldCharType="end"/>
    </w:r>
  </w:p>
  <w:p w14:paraId="5FE3F05E" w14:textId="77777777" w:rsidR="0031732E" w:rsidRDefault="003173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DA39D9" w14:textId="77777777" w:rsidR="00B4673F" w:rsidRDefault="00B4673F" w:rsidP="00984156">
      <w:pPr>
        <w:spacing w:after="0" w:line="240" w:lineRule="auto"/>
      </w:pPr>
      <w:r>
        <w:separator/>
      </w:r>
    </w:p>
  </w:footnote>
  <w:footnote w:type="continuationSeparator" w:id="0">
    <w:p w14:paraId="59328877" w14:textId="77777777" w:rsidR="00B4673F" w:rsidRDefault="00B4673F" w:rsidP="009841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4F3AC9"/>
    <w:multiLevelType w:val="hybridMultilevel"/>
    <w:tmpl w:val="E7DEB2C0"/>
    <w:lvl w:ilvl="0" w:tplc="4809000D">
      <w:start w:val="1"/>
      <w:numFmt w:val="bullet"/>
      <w:lvlText w:val=""/>
      <w:lvlJc w:val="left"/>
      <w:pPr>
        <w:ind w:left="81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" w15:restartNumberingAfterBreak="0">
    <w:nsid w:val="2EA81764"/>
    <w:multiLevelType w:val="hybridMultilevel"/>
    <w:tmpl w:val="2FF65BF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2971B6"/>
    <w:multiLevelType w:val="hybridMultilevel"/>
    <w:tmpl w:val="36D6FF08"/>
    <w:lvl w:ilvl="0" w:tplc="9B36EBE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Phetsarath OT" w:hAnsi="Phetsarath OT" w:hint="default"/>
      </w:rPr>
    </w:lvl>
    <w:lvl w:ilvl="1" w:tplc="4FD031E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Phetsarath OT" w:hAnsi="Phetsarath OT" w:hint="default"/>
      </w:rPr>
    </w:lvl>
    <w:lvl w:ilvl="2" w:tplc="BBAE70A6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Phetsarath OT" w:hAnsi="Phetsarath OT" w:hint="default"/>
      </w:rPr>
    </w:lvl>
    <w:lvl w:ilvl="3" w:tplc="33CEAF1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Phetsarath OT" w:hAnsi="Phetsarath OT" w:hint="default"/>
      </w:rPr>
    </w:lvl>
    <w:lvl w:ilvl="4" w:tplc="5D90BEF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Phetsarath OT" w:hAnsi="Phetsarath OT" w:hint="default"/>
      </w:rPr>
    </w:lvl>
    <w:lvl w:ilvl="5" w:tplc="93548CF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Phetsarath OT" w:hAnsi="Phetsarath OT" w:hint="default"/>
      </w:rPr>
    </w:lvl>
    <w:lvl w:ilvl="6" w:tplc="AE5EE8B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Phetsarath OT" w:hAnsi="Phetsarath OT" w:hint="default"/>
      </w:rPr>
    </w:lvl>
    <w:lvl w:ilvl="7" w:tplc="2FA4F08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Phetsarath OT" w:hAnsi="Phetsarath OT" w:hint="default"/>
      </w:rPr>
    </w:lvl>
    <w:lvl w:ilvl="8" w:tplc="6F98A2F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Phetsarath OT" w:hAnsi="Phetsarath OT" w:hint="default"/>
      </w:rPr>
    </w:lvl>
  </w:abstractNum>
  <w:abstractNum w:abstractNumId="3" w15:restartNumberingAfterBreak="0">
    <w:nsid w:val="7132564A"/>
    <w:multiLevelType w:val="hybridMultilevel"/>
    <w:tmpl w:val="3C501D96"/>
    <w:lvl w:ilvl="0" w:tplc="4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677CF9"/>
    <w:multiLevelType w:val="multilevel"/>
    <w:tmpl w:val="F97A726A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Bounleuth VONGMANY">
    <w15:presenceInfo w15:providerId="Windows Live" w15:userId="ef59c0af22dc8713"/>
  </w15:person>
  <w15:person w15:author="Da xiong">
    <w15:presenceInfo w15:providerId="Windows Live" w15:userId="7a83ad0c15143d1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6E85"/>
    <w:rsid w:val="00013530"/>
    <w:rsid w:val="00022041"/>
    <w:rsid w:val="000319DB"/>
    <w:rsid w:val="00037AB4"/>
    <w:rsid w:val="00043CB5"/>
    <w:rsid w:val="00043E2E"/>
    <w:rsid w:val="00056068"/>
    <w:rsid w:val="00067639"/>
    <w:rsid w:val="000735C6"/>
    <w:rsid w:val="00077550"/>
    <w:rsid w:val="00093343"/>
    <w:rsid w:val="000A5F23"/>
    <w:rsid w:val="000B4A8D"/>
    <w:rsid w:val="000B75BD"/>
    <w:rsid w:val="000D1A53"/>
    <w:rsid w:val="000F5BE0"/>
    <w:rsid w:val="001241AB"/>
    <w:rsid w:val="00163C1C"/>
    <w:rsid w:val="00175665"/>
    <w:rsid w:val="00183C40"/>
    <w:rsid w:val="001B344F"/>
    <w:rsid w:val="002061A2"/>
    <w:rsid w:val="002275B4"/>
    <w:rsid w:val="0024170D"/>
    <w:rsid w:val="0024480D"/>
    <w:rsid w:val="0026080B"/>
    <w:rsid w:val="0028248C"/>
    <w:rsid w:val="00285BBF"/>
    <w:rsid w:val="002A150E"/>
    <w:rsid w:val="002E22AA"/>
    <w:rsid w:val="0031732E"/>
    <w:rsid w:val="00327BDC"/>
    <w:rsid w:val="00341F08"/>
    <w:rsid w:val="003A1006"/>
    <w:rsid w:val="003A11BC"/>
    <w:rsid w:val="003A2135"/>
    <w:rsid w:val="003B64EB"/>
    <w:rsid w:val="003D1E5F"/>
    <w:rsid w:val="003E15E1"/>
    <w:rsid w:val="003E54EE"/>
    <w:rsid w:val="003F0C45"/>
    <w:rsid w:val="00406EA8"/>
    <w:rsid w:val="004106B5"/>
    <w:rsid w:val="00433A13"/>
    <w:rsid w:val="00433EAD"/>
    <w:rsid w:val="00436833"/>
    <w:rsid w:val="00441766"/>
    <w:rsid w:val="00461FCA"/>
    <w:rsid w:val="00471675"/>
    <w:rsid w:val="004A579F"/>
    <w:rsid w:val="004C49B9"/>
    <w:rsid w:val="004D0026"/>
    <w:rsid w:val="004D6C1B"/>
    <w:rsid w:val="005041DD"/>
    <w:rsid w:val="00527C2A"/>
    <w:rsid w:val="0053297D"/>
    <w:rsid w:val="00532FA4"/>
    <w:rsid w:val="00545CED"/>
    <w:rsid w:val="0055369A"/>
    <w:rsid w:val="0056488C"/>
    <w:rsid w:val="00575CE1"/>
    <w:rsid w:val="005854E6"/>
    <w:rsid w:val="005B544E"/>
    <w:rsid w:val="005B604A"/>
    <w:rsid w:val="005D3CAC"/>
    <w:rsid w:val="005F4EE5"/>
    <w:rsid w:val="00627E1C"/>
    <w:rsid w:val="00654A5E"/>
    <w:rsid w:val="00667315"/>
    <w:rsid w:val="00667956"/>
    <w:rsid w:val="00684C0B"/>
    <w:rsid w:val="00685CA9"/>
    <w:rsid w:val="0069046C"/>
    <w:rsid w:val="006A71AB"/>
    <w:rsid w:val="006C41A0"/>
    <w:rsid w:val="006E33A7"/>
    <w:rsid w:val="006F1109"/>
    <w:rsid w:val="006F3A6E"/>
    <w:rsid w:val="00714D14"/>
    <w:rsid w:val="0074100E"/>
    <w:rsid w:val="00772F92"/>
    <w:rsid w:val="00795757"/>
    <w:rsid w:val="007A1254"/>
    <w:rsid w:val="007A53E3"/>
    <w:rsid w:val="007E05A2"/>
    <w:rsid w:val="007F6E85"/>
    <w:rsid w:val="008060D6"/>
    <w:rsid w:val="00814629"/>
    <w:rsid w:val="008438B7"/>
    <w:rsid w:val="00855DD9"/>
    <w:rsid w:val="00881669"/>
    <w:rsid w:val="008A41CE"/>
    <w:rsid w:val="008A7DF8"/>
    <w:rsid w:val="008B6A1B"/>
    <w:rsid w:val="008C2251"/>
    <w:rsid w:val="008C6B1C"/>
    <w:rsid w:val="008D5139"/>
    <w:rsid w:val="008E1392"/>
    <w:rsid w:val="008E7795"/>
    <w:rsid w:val="008F3902"/>
    <w:rsid w:val="008F618D"/>
    <w:rsid w:val="00915363"/>
    <w:rsid w:val="00916591"/>
    <w:rsid w:val="00922E37"/>
    <w:rsid w:val="00941771"/>
    <w:rsid w:val="0096409C"/>
    <w:rsid w:val="00973467"/>
    <w:rsid w:val="00984156"/>
    <w:rsid w:val="00992753"/>
    <w:rsid w:val="009A673B"/>
    <w:rsid w:val="009D317E"/>
    <w:rsid w:val="009F17A6"/>
    <w:rsid w:val="009F192F"/>
    <w:rsid w:val="00A32E5C"/>
    <w:rsid w:val="00A476DD"/>
    <w:rsid w:val="00A47C4E"/>
    <w:rsid w:val="00A90965"/>
    <w:rsid w:val="00A944E5"/>
    <w:rsid w:val="00AB2066"/>
    <w:rsid w:val="00AB3D1F"/>
    <w:rsid w:val="00AF22A9"/>
    <w:rsid w:val="00B43161"/>
    <w:rsid w:val="00B4673F"/>
    <w:rsid w:val="00B96DB9"/>
    <w:rsid w:val="00BA07AC"/>
    <w:rsid w:val="00BA56E3"/>
    <w:rsid w:val="00BB0F64"/>
    <w:rsid w:val="00BC1B99"/>
    <w:rsid w:val="00BC44EA"/>
    <w:rsid w:val="00BE5153"/>
    <w:rsid w:val="00BE6D19"/>
    <w:rsid w:val="00C67C59"/>
    <w:rsid w:val="00CA3F36"/>
    <w:rsid w:val="00CB7640"/>
    <w:rsid w:val="00CC30AA"/>
    <w:rsid w:val="00CC53BC"/>
    <w:rsid w:val="00CD2D3A"/>
    <w:rsid w:val="00D151CC"/>
    <w:rsid w:val="00D23594"/>
    <w:rsid w:val="00D27C05"/>
    <w:rsid w:val="00D42AD1"/>
    <w:rsid w:val="00D47F91"/>
    <w:rsid w:val="00D9248F"/>
    <w:rsid w:val="00DA79B5"/>
    <w:rsid w:val="00DB0A2C"/>
    <w:rsid w:val="00DC28D3"/>
    <w:rsid w:val="00DC3A07"/>
    <w:rsid w:val="00DC7E82"/>
    <w:rsid w:val="00DE78BE"/>
    <w:rsid w:val="00E15737"/>
    <w:rsid w:val="00E17470"/>
    <w:rsid w:val="00E235BF"/>
    <w:rsid w:val="00E529D1"/>
    <w:rsid w:val="00E605A6"/>
    <w:rsid w:val="00E85144"/>
    <w:rsid w:val="00EA328B"/>
    <w:rsid w:val="00EB2F94"/>
    <w:rsid w:val="00ED6752"/>
    <w:rsid w:val="00EE7217"/>
    <w:rsid w:val="00F030AD"/>
    <w:rsid w:val="00F1072C"/>
    <w:rsid w:val="00F40672"/>
    <w:rsid w:val="00FB13D6"/>
    <w:rsid w:val="00FE2CA3"/>
    <w:rsid w:val="00FE476A"/>
    <w:rsid w:val="00FE758A"/>
    <w:rsid w:val="00FE75CC"/>
    <w:rsid w:val="00FE7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4CC0E"/>
  <w15:chartTrackingRefBased/>
  <w15:docId w15:val="{C5D925B9-E961-440A-995B-C91B3002E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6E8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841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4156"/>
  </w:style>
  <w:style w:type="paragraph" w:styleId="Footer">
    <w:name w:val="footer"/>
    <w:basedOn w:val="Normal"/>
    <w:link w:val="FooterChar"/>
    <w:uiPriority w:val="99"/>
    <w:unhideWhenUsed/>
    <w:rsid w:val="009841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4156"/>
  </w:style>
  <w:style w:type="paragraph" w:styleId="BalloonText">
    <w:name w:val="Balloon Text"/>
    <w:basedOn w:val="Normal"/>
    <w:link w:val="BalloonTextChar"/>
    <w:uiPriority w:val="99"/>
    <w:semiHidden/>
    <w:unhideWhenUsed/>
    <w:rsid w:val="00A944E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44E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499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200753">
          <w:marLeft w:val="198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3759">
          <w:marLeft w:val="198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8C5C9F-6299-4A2E-9E48-6BB1B0C86F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1396</Words>
  <Characters>7963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 xiong</dc:creator>
  <cp:keywords/>
  <dc:description/>
  <cp:lastModifiedBy>Da xiong</cp:lastModifiedBy>
  <cp:revision>2</cp:revision>
  <cp:lastPrinted>2020-10-05T06:25:00Z</cp:lastPrinted>
  <dcterms:created xsi:type="dcterms:W3CDTF">2020-10-05T07:49:00Z</dcterms:created>
  <dcterms:modified xsi:type="dcterms:W3CDTF">2020-10-05T07:49:00Z</dcterms:modified>
</cp:coreProperties>
</file>