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6D7BC4" w14:textId="77777777" w:rsidR="001B344F" w:rsidRDefault="001B344F" w:rsidP="001B344F">
      <w:pPr>
        <w:ind w:left="360" w:hanging="360"/>
        <w:jc w:val="center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1B344F">
        <w:rPr>
          <w:rFonts w:ascii="Phetsarath OT" w:eastAsia="Phetsarath OT" w:hAnsi="Phetsarath OT" w:cs="Phetsarath OT"/>
          <w:b/>
          <w:bCs/>
          <w:sz w:val="28"/>
          <w:szCs w:val="28"/>
          <w:cs/>
          <w:lang w:bidi="lo-LA"/>
        </w:rPr>
        <w:t xml:space="preserve">ການກວດຈັບຄວາມໄວລົດ ແລະ ການນັບຈໍານວນລົດ ໂດຍໃຊ້ </w:t>
      </w:r>
      <w:r w:rsidRPr="00E85144">
        <w:rPr>
          <w:rFonts w:ascii="Times New Roman" w:eastAsia="Phetsarath OT" w:hAnsi="Times New Roman" w:cs="Times New Roman"/>
          <w:b/>
          <w:bCs/>
          <w:sz w:val="28"/>
          <w:szCs w:val="28"/>
        </w:rPr>
        <w:t>CNN-YOLO</w:t>
      </w:r>
    </w:p>
    <w:p w14:paraId="4855DA9C" w14:textId="1931C295" w:rsidR="001B344F" w:rsidRPr="00E85144" w:rsidRDefault="001B344F" w:rsidP="001B344F">
      <w:pPr>
        <w:ind w:left="360" w:hanging="360"/>
        <w:jc w:val="center"/>
        <w:rPr>
          <w:rFonts w:ascii="Times New Roman" w:eastAsia="Phetsarath OT" w:hAnsi="Times New Roman" w:cs="Times New Roman"/>
          <w:b/>
          <w:bCs/>
          <w:sz w:val="28"/>
          <w:szCs w:val="28"/>
        </w:rPr>
      </w:pPr>
      <w:r w:rsidRPr="00E85144">
        <w:rPr>
          <w:rFonts w:ascii="Times New Roman" w:eastAsia="Phetsarath OT" w:hAnsi="Times New Roman" w:cs="Times New Roman"/>
          <w:b/>
          <w:bCs/>
          <w:sz w:val="28"/>
          <w:szCs w:val="28"/>
        </w:rPr>
        <w:t>Vehicles Counting and Speed Detection Using CNN-YOLO</w:t>
      </w:r>
    </w:p>
    <w:p w14:paraId="25028055" w14:textId="705BB442" w:rsidR="001B344F" w:rsidRDefault="001B344F" w:rsidP="001B344F">
      <w:pPr>
        <w:ind w:left="360" w:hanging="360"/>
        <w:jc w:val="center"/>
        <w:rPr>
          <w:rFonts w:ascii="Phetsarath OT" w:eastAsia="Phetsarath OT" w:hAnsi="Phetsarath OT" w:cs="Phetsarath OT"/>
          <w:lang w:bidi="lo-LA"/>
        </w:rPr>
      </w:pPr>
      <w:r w:rsidRPr="001B344F">
        <w:rPr>
          <w:rFonts w:ascii="Phetsarath OT" w:eastAsia="Phetsarath OT" w:hAnsi="Phetsarath OT" w:cs="Phetsarath OT" w:hint="eastAsia"/>
          <w:cs/>
          <w:lang w:bidi="lo-LA"/>
        </w:rPr>
        <w:t>ດາຊົ່ງ</w:t>
      </w:r>
      <w:r w:rsidRPr="001B344F">
        <w:rPr>
          <w:rFonts w:ascii="Phetsarath OT" w:eastAsia="Phetsarath OT" w:hAnsi="Phetsarath OT" w:cs="Phetsarath OT" w:hint="eastAsia"/>
          <w:lang w:val="en-US"/>
        </w:rPr>
        <w:t xml:space="preserve"> </w:t>
      </w:r>
      <w:r w:rsidRPr="001B344F">
        <w:rPr>
          <w:rFonts w:ascii="Phetsarath OT" w:eastAsia="Phetsarath OT" w:hAnsi="Phetsarath OT" w:cs="Phetsarath OT" w:hint="eastAsia"/>
          <w:cs/>
          <w:lang w:bidi="lo-LA"/>
        </w:rPr>
        <w:t>ໂຊ້ງຢັງເຊັ່ງ</w:t>
      </w:r>
      <w:r>
        <w:rPr>
          <w:rFonts w:ascii="Phetsarath OT" w:eastAsia="Phetsarath OT" w:hAnsi="Phetsarath OT" w:cs="Phetsarath OT" w:hint="cs"/>
          <w:cs/>
          <w:lang w:val="en-US" w:bidi="lo-LA"/>
        </w:rPr>
        <w:t xml:space="preserve">, </w:t>
      </w:r>
      <w:r w:rsidRPr="001B344F">
        <w:rPr>
          <w:rFonts w:ascii="Phetsarath OT" w:eastAsia="Phetsarath OT" w:hAnsi="Phetsarath OT" w:cs="Phetsarath OT" w:hint="eastAsia"/>
          <w:cs/>
          <w:lang w:bidi="lo-LA"/>
        </w:rPr>
        <w:t>ໄຊຕະພາບ</w:t>
      </w:r>
      <w:r w:rsidRPr="001B344F">
        <w:rPr>
          <w:rFonts w:ascii="Phetsarath OT" w:eastAsia="Phetsarath OT" w:hAnsi="Phetsarath OT" w:cs="Phetsarath OT" w:hint="eastAsia"/>
          <w:lang w:val="en-US"/>
        </w:rPr>
        <w:t xml:space="preserve"> </w:t>
      </w:r>
      <w:r w:rsidRPr="001B344F">
        <w:rPr>
          <w:rFonts w:ascii="Phetsarath OT" w:eastAsia="Phetsarath OT" w:hAnsi="Phetsarath OT" w:cs="Phetsarath OT" w:hint="eastAsia"/>
          <w:cs/>
          <w:lang w:bidi="lo-LA"/>
        </w:rPr>
        <w:t>ຮວງ</w:t>
      </w:r>
      <w:r>
        <w:rPr>
          <w:rFonts w:ascii="Phetsarath OT" w:eastAsia="Phetsarath OT" w:hAnsi="Phetsarath OT" w:cs="Phetsarath OT" w:hint="cs"/>
          <w:cs/>
          <w:lang w:bidi="lo-LA"/>
        </w:rPr>
        <w:t xml:space="preserve">, </w:t>
      </w:r>
      <w:r w:rsidRPr="001B344F">
        <w:rPr>
          <w:rFonts w:ascii="Phetsarath OT" w:eastAsia="Phetsarath OT" w:hAnsi="Phetsarath OT" w:cs="Phetsarath OT" w:hint="eastAsia"/>
          <w:cs/>
          <w:lang w:bidi="lo-LA"/>
        </w:rPr>
        <w:t>ຫວື່ເລົ່າ</w:t>
      </w:r>
      <w:r w:rsidRPr="001B344F">
        <w:rPr>
          <w:rFonts w:ascii="Phetsarath OT" w:eastAsia="Phetsarath OT" w:hAnsi="Phetsarath OT" w:cs="Phetsarath OT" w:hint="eastAsia"/>
          <w:lang w:val="en-US"/>
        </w:rPr>
        <w:t xml:space="preserve"> </w:t>
      </w:r>
      <w:r w:rsidRPr="001B344F">
        <w:rPr>
          <w:rFonts w:ascii="Phetsarath OT" w:eastAsia="Phetsarath OT" w:hAnsi="Phetsarath OT" w:cs="Phetsarath OT" w:hint="eastAsia"/>
          <w:cs/>
          <w:lang w:bidi="lo-LA"/>
        </w:rPr>
        <w:t>ທອງພັນ</w:t>
      </w:r>
      <w:r>
        <w:rPr>
          <w:rFonts w:ascii="Phetsarath OT" w:eastAsia="Phetsarath OT" w:hAnsi="Phetsarath OT" w:cs="Phetsarath OT" w:hint="cs"/>
          <w:cs/>
          <w:lang w:bidi="lo-LA"/>
        </w:rPr>
        <w:t>,</w:t>
      </w:r>
      <w:r w:rsidR="004D0026">
        <w:rPr>
          <w:rFonts w:ascii="Phetsarath OT" w:eastAsia="Phetsarath OT" w:hAnsi="Phetsarath OT" w:cs="Phetsarath OT" w:hint="cs"/>
          <w:cs/>
          <w:lang w:bidi="lo-LA"/>
        </w:rPr>
        <w:t xml:space="preserve"> </w:t>
      </w:r>
      <w:r w:rsidRPr="001B344F">
        <w:rPr>
          <w:rFonts w:ascii="Phetsarath OT" w:eastAsia="Phetsarath OT" w:hAnsi="Phetsarath OT" w:cs="Phetsarath OT" w:hint="eastAsia"/>
          <w:cs/>
          <w:lang w:bidi="lo-LA"/>
        </w:rPr>
        <w:t>ບຸນເລີດວົງມະນີ</w:t>
      </w:r>
    </w:p>
    <w:p w14:paraId="51E8C95B" w14:textId="76E23E68" w:rsidR="001B344F" w:rsidRPr="001B344F" w:rsidRDefault="001B344F" w:rsidP="001B344F">
      <w:pPr>
        <w:ind w:left="360" w:hanging="360"/>
        <w:jc w:val="center"/>
        <w:rPr>
          <w:rFonts w:ascii="Phetsarath OT" w:eastAsia="Phetsarath OT" w:hAnsi="Phetsarath OT" w:cs="Phetsarath OT" w:hint="cs"/>
        </w:rPr>
      </w:pPr>
      <w:r w:rsidRPr="001B344F">
        <w:rPr>
          <w:rFonts w:ascii="Phetsarath OT" w:eastAsia="Phetsarath OT" w:hAnsi="Phetsarath OT" w:cs="Phetsarath OT"/>
          <w:cs/>
          <w:lang w:bidi="lo-LA"/>
        </w:rPr>
        <w:t>ພາກວ</w:t>
      </w:r>
      <w:r>
        <w:rPr>
          <w:rFonts w:ascii="Phetsarath OT" w:eastAsia="Phetsarath OT" w:hAnsi="Phetsarath OT" w:cs="Phetsarath OT" w:hint="cs"/>
          <w:cs/>
          <w:lang w:bidi="lo-LA"/>
        </w:rPr>
        <w:t>ິຊາວິທະຍາສາດຄອມພິວເຕີ</w:t>
      </w:r>
      <w:r w:rsidRPr="001B344F">
        <w:rPr>
          <w:rFonts w:ascii="Phetsarath OT" w:eastAsia="Phetsarath OT" w:hAnsi="Phetsarath OT" w:cs="Phetsarath OT"/>
        </w:rPr>
        <w:t xml:space="preserve">, </w:t>
      </w:r>
      <w:r w:rsidRPr="001B344F">
        <w:rPr>
          <w:rFonts w:ascii="Phetsarath OT" w:eastAsia="Phetsarath OT" w:hAnsi="Phetsarath OT" w:cs="Phetsarath OT"/>
          <w:cs/>
          <w:lang w:bidi="lo-LA"/>
        </w:rPr>
        <w:t>ຄະນະວ</w:t>
      </w:r>
      <w:r>
        <w:rPr>
          <w:rFonts w:ascii="Phetsarath OT" w:eastAsia="Phetsarath OT" w:hAnsi="Phetsarath OT" w:cs="Phetsarath OT" w:hint="cs"/>
          <w:cs/>
          <w:lang w:bidi="lo-LA"/>
        </w:rPr>
        <w:t>ິ</w:t>
      </w:r>
      <w:r w:rsidRPr="001B344F">
        <w:rPr>
          <w:rFonts w:ascii="Phetsarath OT" w:eastAsia="Phetsarath OT" w:hAnsi="Phetsarath OT" w:cs="Phetsarath OT"/>
          <w:cs/>
          <w:lang w:bidi="lo-LA"/>
        </w:rPr>
        <w:t>ທະຍາສາດທ</w:t>
      </w:r>
      <w:r>
        <w:rPr>
          <w:rFonts w:ascii="Phetsarath OT" w:eastAsia="Phetsarath OT" w:hAnsi="Phetsarath OT" w:cs="Phetsarath OT" w:hint="cs"/>
          <w:cs/>
          <w:lang w:bidi="lo-LA"/>
        </w:rPr>
        <w:t>ໍາ</w:t>
      </w:r>
      <w:r w:rsidRPr="001B344F">
        <w:rPr>
          <w:rFonts w:ascii="Phetsarath OT" w:eastAsia="Phetsarath OT" w:hAnsi="Phetsarath OT" w:cs="Phetsarath OT"/>
          <w:cs/>
          <w:lang w:bidi="lo-LA"/>
        </w:rPr>
        <w:t>ມະຊາດ</w:t>
      </w:r>
      <w:r w:rsidRPr="001B344F">
        <w:rPr>
          <w:rFonts w:ascii="Phetsarath OT" w:eastAsia="Phetsarath OT" w:hAnsi="Phetsarath OT" w:cs="Phetsarath OT"/>
        </w:rPr>
        <w:t xml:space="preserve">, </w:t>
      </w:r>
      <w:r w:rsidRPr="001B344F">
        <w:rPr>
          <w:rFonts w:ascii="Phetsarath OT" w:eastAsia="Phetsarath OT" w:hAnsi="Phetsarath OT" w:cs="Phetsarath OT"/>
          <w:cs/>
          <w:lang w:bidi="lo-LA"/>
        </w:rPr>
        <w:t>ມະຫາວ</w:t>
      </w:r>
      <w:r>
        <w:rPr>
          <w:rFonts w:ascii="Phetsarath OT" w:eastAsia="Phetsarath OT" w:hAnsi="Phetsarath OT" w:cs="Phetsarath OT" w:hint="cs"/>
          <w:cs/>
          <w:lang w:bidi="lo-LA"/>
        </w:rPr>
        <w:t>ິ</w:t>
      </w:r>
      <w:r w:rsidRPr="001B344F">
        <w:rPr>
          <w:rFonts w:ascii="Phetsarath OT" w:eastAsia="Phetsarath OT" w:hAnsi="Phetsarath OT" w:cs="Phetsarath OT"/>
          <w:cs/>
          <w:lang w:bidi="lo-LA"/>
        </w:rPr>
        <w:t>ທະຍາໄລແຫ</w:t>
      </w:r>
      <w:r>
        <w:rPr>
          <w:rFonts w:ascii="Phetsarath OT" w:eastAsia="Phetsarath OT" w:hAnsi="Phetsarath OT" w:cs="Phetsarath OT" w:hint="cs"/>
          <w:cs/>
          <w:lang w:bidi="lo-LA"/>
        </w:rPr>
        <w:t>່</w:t>
      </w:r>
      <w:r w:rsidRPr="001B344F">
        <w:rPr>
          <w:rFonts w:ascii="Phetsarath OT" w:eastAsia="Phetsarath OT" w:hAnsi="Phetsarath OT" w:cs="Phetsarath OT"/>
          <w:cs/>
          <w:lang w:bidi="lo-LA"/>
        </w:rPr>
        <w:t>ງຊາດ</w:t>
      </w:r>
    </w:p>
    <w:p w14:paraId="1054B357" w14:textId="77777777" w:rsidR="00A90965" w:rsidRDefault="0024170D" w:rsidP="00A90965">
      <w:pPr>
        <w:ind w:left="360" w:hanging="360"/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24170D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ບົດຄັດຫຍໍ້</w:t>
      </w:r>
    </w:p>
    <w:p w14:paraId="586023F6" w14:textId="7B506ECD" w:rsidR="00575CE1" w:rsidRDefault="007E05A2" w:rsidP="00575CE1">
      <w:pPr>
        <w:ind w:firstLine="360"/>
        <w:rPr>
          <w:rFonts w:ascii="Phetsarath OT" w:eastAsia="Phetsarath OT" w:hAnsi="Phetsarath OT" w:cs="Phetsarath OT" w:hint="cs"/>
          <w:sz w:val="24"/>
          <w:szCs w:val="24"/>
          <w:lang w:val="en-US" w:bidi="lo-LA"/>
        </w:rPr>
      </w:pPr>
      <w:r w:rsidRPr="00A9096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ງານວິໄຈນີ້ມີຈຸດປະສົງເພຶ່ອສ້າງ</w:t>
      </w:r>
      <w:r w:rsidR="00A90965" w:rsidRP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ແມ່ແບບ</w:t>
      </w:r>
      <w:r w:rsidR="00A90965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90965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(model)</w:t>
      </w:r>
      <w:r w:rsidR="004A579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4A579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ຂອງປະເພດລົດ</w:t>
      </w:r>
      <w:r w:rsidR="004A579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ແລະ </w:t>
      </w:r>
      <w:r w:rsidR="00A90965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4A579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ສ້າງລະບົບການກວດຈັບ</w:t>
      </w:r>
      <w:r w:rsid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ເພຶ່ອຈະໄປສອນໃຫ້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ລະບົບ</w:t>
      </w:r>
      <w:r w:rsid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ຮັບຮູ້ການກວດຈັບ</w:t>
      </w:r>
      <w:r w:rsidR="00A90965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, </w:t>
      </w:r>
      <w:r w:rsid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ນັບຈໍານວນ ແລະ ຄິດໄລ່ຄວາມໄວ 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ຂອງ</w:t>
      </w:r>
      <w:r w:rsid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ລົດ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ຈາກພາບວິດີໂອ ຫຼຶ ກ້ອງຖ່າຍ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ພາບ</w:t>
      </w:r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ວິດິໂອຕາມທ້ອງຖະໜົນທີ່ມີກ້ອງ</w:t>
      </w:r>
      <w:del w:id="0" w:author="Da xiong" w:date="2020-10-04T11:36:00Z">
        <w:r w:rsidR="00A90965" w:rsidDel="00A90965">
          <w:rPr>
            <w:rFonts w:ascii="Phetsarath OT" w:eastAsia="Phetsarath OT" w:hAnsi="Phetsarath OT" w:cs="Phetsarath OT" w:hint="cs"/>
            <w:sz w:val="24"/>
            <w:szCs w:val="24"/>
            <w:cs/>
            <w:lang w:val="en-US" w:bidi="lo-LA"/>
          </w:rPr>
          <w:delText>ຂອງລົດ</w:delText>
        </w:r>
      </w:del>
      <w:r w:rsidR="0053297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, ໂດຍການມີເປົ້າໝາຍເພື່ອຊ່ວຍການກວດຈັບ, ນັບຈໍານວນ ແລະ ຈັບຄວາມໄວຕາມແຕ່ລະສະຖານທີ່ທີມີກ້ອງໄປຕິດ</w:t>
      </w:r>
      <w:r w:rsidR="006E33A7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ຕັ້ງ</w:t>
      </w:r>
      <w:r w:rsidR="004A579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78B62EE8" w14:textId="57B9141F" w:rsidR="0024170D" w:rsidRPr="00E85144" w:rsidRDefault="00545CED" w:rsidP="00E85144">
      <w:pPr>
        <w:ind w:firstLine="36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A9096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ງານວິໄຈ</w:t>
      </w:r>
      <w:r w:rsidR="00575CE1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ຜົນການວິໄຈ</w:t>
      </w:r>
      <w:r w:rsidR="004D6C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ນີ້ເປັນການສ້າງ</w:t>
      </w:r>
      <w:r w:rsidR="004D6C1B" w:rsidRPr="00A90965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ແມ່ແບບ</w:t>
      </w:r>
      <w:r w:rsidR="004D6C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4D6C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(model)</w:t>
      </w:r>
      <w:r w:rsidR="004D6C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4D6C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ແລະ </w:t>
      </w:r>
      <w:r w:rsidR="004D6C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ສ້າງລະບົບການກວດຈັບ</w:t>
      </w:r>
      <w:r w:rsidR="004D6C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ໂດຍການນໍາໃຊ້ທາງເຕັກນີກຫຼັກການຂອງ </w:t>
      </w:r>
      <w:r w:rsidR="004D6C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 – YOLO</w:t>
      </w:r>
      <w:r w:rsidR="004D6C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B3D1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ເພາະເປັນ </w:t>
      </w:r>
      <w:r w:rsidR="00AB3D1F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Algorithms</w:t>
      </w:r>
      <w:r w:rsidR="005D3CA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5D3CA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ໃຊ້ໃນ </w:t>
      </w:r>
      <w:r w:rsidR="005D3CAC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Deep learning</w:t>
      </w:r>
      <w:r w:rsidR="005D3CA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B3D1F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AB3D1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ທີ່ອອກແບບມາສະເພາະເລຶ່ອງການຄໍານວນຫາຄຸນຫຼັກສະນະຂອງຮູບພາບ</w:t>
      </w:r>
      <w:r w:rsidR="000F5BE0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0F5BE0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ຈາກການ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ພັດທະນາ ແລະ </w:t>
      </w:r>
      <w:r w:rsidR="000F5BE0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ທົດລອງລະບົບເຫັນວ່າການກວດຈັບໂດຍໃຊ້ </w:t>
      </w:r>
      <w:r w:rsidR="000F5BE0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  <w:r w:rsidR="0096409C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– YOLO</w:t>
      </w:r>
      <w:r w:rsidR="0096409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ເຫັນວ່າມີການກວດຈັບໄດ້ແມນຍໍາໂດຍການສະເລ່ຍ </w:t>
      </w:r>
      <w:r w:rsidR="0096409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90%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ຕາມ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ແຕ່ລະ</w:t>
      </w:r>
      <w:r w:rsidR="0096409C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frame </w:t>
      </w:r>
      <w:r w:rsidR="0096409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ວິດີໂອທີສົ່ງເຂົ້າຜ່ານລະບົບກວດຈັບ</w:t>
      </w:r>
      <w:r w:rsidR="009F192F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141255F9" w14:textId="1A5C8197" w:rsidR="0024170D" w:rsidRPr="003F0C45" w:rsidRDefault="0024170D" w:rsidP="007F6E85">
      <w:pPr>
        <w:pStyle w:val="ListParagraph"/>
        <w:numPr>
          <w:ilvl w:val="0"/>
          <w:numId w:val="2"/>
        </w:numPr>
        <w:rPr>
          <w:rFonts w:ascii="Phetsarath OT" w:eastAsia="Phetsarath OT" w:hAnsi="Phetsarath OT" w:cs="Phetsarath OT"/>
          <w:sz w:val="28"/>
          <w:szCs w:val="28"/>
        </w:rPr>
      </w:pPr>
      <w:r w:rsidRPr="0024170D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ພາກສະເໜີ</w:t>
      </w:r>
    </w:p>
    <w:p w14:paraId="69E43EE4" w14:textId="39F7D790" w:rsidR="003F0C45" w:rsidRPr="00D23594" w:rsidRDefault="003F0C45" w:rsidP="00D23594">
      <w:pPr>
        <w:ind w:firstLine="360"/>
        <w:jc w:val="both"/>
        <w:rPr>
          <w:rFonts w:ascii="Phetsarath OT" w:eastAsia="Phetsarath OT" w:hAnsi="Phetsarath OT" w:cs="Phetsarath OT" w:hint="cs"/>
          <w:sz w:val="24"/>
          <w:szCs w:val="24"/>
          <w:lang w:bidi="lo-LA"/>
        </w:rPr>
      </w:pPr>
      <w:proofErr w:type="spellStart"/>
      <w:r w:rsidRPr="003F0C45">
        <w:rPr>
          <w:rFonts w:ascii="Phetsarath OT" w:eastAsia="Phetsarath OT" w:hAnsi="Phetsarath OT" w:cs="Phetsarath OT"/>
          <w:sz w:val="24"/>
          <w:szCs w:val="24"/>
          <w:lang w:bidi="lo-LA"/>
        </w:rPr>
        <w:t>ໃນ</w:t>
      </w:r>
      <w:proofErr w:type="spellEnd"/>
      <w:r w:rsidRPr="003F0C45">
        <w:rPr>
          <w:rFonts w:ascii="Phetsarath OT" w:eastAsia="Phetsarath OT" w:hAnsi="Phetsarath OT" w:cs="Phetsarath OT"/>
          <w:sz w:val="24"/>
          <w:szCs w:val="24"/>
          <w:lang w:bidi="lo-LA"/>
        </w:rPr>
        <w:t>​ປັດ​ຈ</w:t>
      </w:r>
      <w:r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ຸ</w:t>
      </w:r>
      <w:r w:rsidRPr="003F0C45">
        <w:rPr>
          <w:rFonts w:ascii="Phetsarath OT" w:eastAsia="Phetsarath OT" w:hAnsi="Phetsarath OT" w:cs="Phetsarath OT"/>
          <w:sz w:val="24"/>
          <w:szCs w:val="24"/>
          <w:lang w:bidi="lo-LA"/>
        </w:rPr>
        <w:t>​</w:t>
      </w:r>
      <w:proofErr w:type="spellStart"/>
      <w:r w:rsidRPr="003F0C45">
        <w:rPr>
          <w:rFonts w:ascii="Phetsarath OT" w:eastAsia="Phetsarath OT" w:hAnsi="Phetsarath OT" w:cs="Phetsarath OT"/>
          <w:sz w:val="24"/>
          <w:szCs w:val="24"/>
          <w:lang w:bidi="lo-LA"/>
        </w:rPr>
        <w:t>ບັນ</w:t>
      </w:r>
      <w:proofErr w:type="spellEnd"/>
      <w:r w:rsidRPr="003F0C45">
        <w:rPr>
          <w:rFonts w:ascii="Phetsarath OT" w:eastAsia="Phetsarath OT" w:hAnsi="Phetsarath OT" w:cs="Phetsarath OT"/>
          <w:sz w:val="24"/>
          <w:szCs w:val="24"/>
          <w:lang w:bidi="lo-LA"/>
        </w:rPr>
        <w:t>​</w:t>
      </w:r>
      <w:r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ເທັກໂນໂລຢີໄດ້ມີບົດບາດຫຼາຍຂື້ນເນື່ອງມາຈາກຄວາມຕ້ອງການຂອງມະນຸດເຮົາທີ່ຕ້ອງການຄວາມສະດວກສະບາຍ ແລະ ປະສິດຕິພາບຄວາມຖືກຕ້ອງໃນການເຮັດວຽກຫຼາຍຂື້ນ ໂດຍການພັດທະນາດ້ານ</w:t>
      </w:r>
      <w:r w:rsidRPr="003F0C45">
        <w:rPr>
          <w:rFonts w:ascii="Phetsarath OT" w:eastAsia="Phetsarath OT" w:hAnsi="Phetsarath OT" w:cs="Phetsarath OT"/>
          <w:sz w:val="24"/>
          <w:szCs w:val="24"/>
          <w:lang w:bidi="lo-LA"/>
        </w:rPr>
        <w:t>​</w:t>
      </w:r>
      <w:r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ເທັກໂນໂລຢີໃນດ້ານຕ່າງໆ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ອອກມາຊ່ວຍການເເກັໄຂບັນຫາຕ່າງໆ</w:t>
      </w:r>
      <w:r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ເຊັ່ນ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: </w:t>
      </w:r>
      <w:r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ລະບົບເຄືອຄ່າຍທີ່ເອົາມາໃຊ້ເປັນການສື່ກາງໃນການຈັດການຂໍ້ມູນ ຕິດຕໍ່ການສື່ສານ ການກວດສອບຂໍ້ມູນ ແລະ ຮັກສາຄວາມປອດໃພຕ່າໆຂອງອົງກອນ, ກະຊວ, ບໍລິສັດ ແລະ ເຊີ່ງໃນຫຼາຍປີທີ່ຜ່ານມາການຄົ້ນຄ້ວາການກວດຈັບ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ວັດຖຸ</w:t>
      </w:r>
      <w:r w:rsidRPr="003F0C45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ເປັນຫົວຂໍ້ທີ່ໄດ້ຮັບຄວາມສົນໃຈເປັນທີ່ນິຍົມຫຼາຍໃນທາງດ້ານການສຶກສາວິໄຈຄົ້ນຄ້ວາ ແລະ ການພັດທະນາເຕັກນິກວິທີເພື່ອນໍາໄປໃຊ້ງານຕົວຈີງ ເນື່ອງຈາກໃນປັດຈຸບັນອົງກອນ ຫຼຶ ກະຊວງຕ່າງໆໄດ້ໃຫ້ຄວາມສໍາຄັນກ່ຽວກັບການຈັດການລະບົບຮັກສາຄວາມປອດໃພ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ໃນການຂັບຂີ່ລົດໃນທ້ອງຖະໜົນໃຫ້ມີຄວາມປວດໃຜ ແລະ ນັບຈໍານວນລົດການເຂົ້າອອກຂອງແຕ່ລະເສັ້ນທາງ.</w:t>
      </w:r>
    </w:p>
    <w:p w14:paraId="5164E9D5" w14:textId="29905F9C" w:rsidR="001241AB" w:rsidRDefault="001241AB" w:rsidP="001241AB">
      <w:pPr>
        <w:ind w:firstLine="360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>ບັນຫາອຸປະ</w:t>
      </w:r>
      <w:r w:rsidRPr="001241AB">
        <w:rPr>
          <w:rFonts w:ascii="Phetsarath OT" w:eastAsia="Phetsarath OT" w:hAnsi="Phetsarath OT" w:cs="Phetsarath OT"/>
          <w:sz w:val="24"/>
          <w:szCs w:val="24"/>
          <w:cs/>
        </w:rPr>
        <w:t>ຕິເຫດຕາມທ້ອງຖະໜົນ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>ນັບເປັນບັນ</w:t>
      </w:r>
      <w:r w:rsidRPr="001241AB">
        <w:rPr>
          <w:rFonts w:ascii="Phetsarath OT" w:eastAsia="Phetsarath OT" w:hAnsi="Phetsarath OT" w:cs="Phetsarath OT"/>
          <w:sz w:val="24"/>
          <w:szCs w:val="24"/>
          <w:cs/>
        </w:rPr>
        <w:t>ຫາສັງຄົມທີ່ສຳຄັນທີ່ສຸດ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 xml:space="preserve">ທີ່ກໍ່ໃຫ້ເກີດການສູນເສຍທັງຊີວິດ ແລະ ຊັບສິນ. </w:t>
      </w:r>
      <w:r w:rsidRPr="001241AB">
        <w:rPr>
          <w:rFonts w:ascii="Phetsarath OT" w:eastAsia="Phetsarath OT" w:hAnsi="Phetsarath OT" w:cs="Phetsarath OT"/>
          <w:sz w:val="24"/>
          <w:szCs w:val="24"/>
          <w:cs/>
        </w:rPr>
        <w:t>ປ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>ັດ</w:t>
      </w:r>
      <w:r w:rsidRPr="001241AB">
        <w:rPr>
          <w:rFonts w:ascii="Phetsarath OT" w:eastAsia="Phetsarath OT" w:hAnsi="Phetsarath OT" w:cs="Phetsarath OT"/>
          <w:sz w:val="24"/>
          <w:szCs w:val="24"/>
          <w:cs/>
        </w:rPr>
        <w:t>ຈຸບັນ</w:t>
      </w:r>
      <w:r w:rsidRPr="001241AB">
        <w:rPr>
          <w:rFonts w:ascii="Phetsarath OT" w:eastAsia="Phetsarath OT" w:hAnsi="Phetsarath OT" w:cs="Phetsarath OT" w:hint="cs"/>
          <w:sz w:val="24"/>
          <w:szCs w:val="24"/>
          <w:cs/>
        </w:rPr>
        <w:t xml:space="preserve"> ສະຖານະການອຸປະຕິເຫດຈາກການຈາລະຈອນ ແລະ ຂົນສົ່ງມີແນວໂນ້ມທີ່ສູງຂຶ້ນ ແລະ ບັນຫາການຂັບຂີ່ດ້ວຍຄວາມໄວເກີນຂິດຈຳກັດທີ່ກົດໝາຍກຳນົດ ຍັງເປັນບັນຫາທີ່ເກີດຂຶ້ນທົ່ວໄປໃນປະເທດ ສປປ ລາວ ສາເຫດເກີດຈາກການຂາດການບັງຄັບໃຊ້ກົດໝາຍທີ່ເຄັ່ງຄັດເຮັດໃຫ້ຜູ້ຂັບຂີ່ລະເມີດການໃຊ້ຄວາມໄວຕະຫຼອດຈົນການກຳນົດຂິດຈຳກັດຄວາມໄວທີ່ບໍ່ເໝາະສົມ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ຍັງບໍ່ສາມັດ</w:t>
      </w:r>
      <w:r w:rsidR="00D23594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ນັບຈໍານວນລົດການເຂົ້າອອກຂອງແຕ່ລະເສັ້ນທາງ.</w:t>
      </w:r>
    </w:p>
    <w:p w14:paraId="6720BE15" w14:textId="0021D75E" w:rsidR="00327BDC" w:rsidRDefault="00327BDC" w:rsidP="00327BDC">
      <w:pPr>
        <w:ind w:firstLine="360"/>
        <w:rPr>
          <w:rFonts w:ascii="Phetsarath OT" w:eastAsia="Phetsarath OT" w:hAnsi="Phetsarath OT" w:cs="Phetsarath OT" w:hint="cs"/>
          <w:sz w:val="24"/>
          <w:szCs w:val="24"/>
          <w:lang w:bidi="lo-LA"/>
        </w:rPr>
      </w:pPr>
      <w:r w:rsidRPr="007E161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ສະນັ້ນການ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ຈັບຄວາມໃວ</w:t>
      </w:r>
      <w:r w:rsidRPr="007E1616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ນັບຈໍານວນລົດ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ຈື່ງເປັນໜື່ງ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ຫຼັກການມາຊ່ວຍໃນການຈາລະຈອນຂອງລົດທາງຖະໜົນຫົງທາງໃຫ້ມີຄວາມປອດ ແລະ ນັບຈໍານວນລົດຜ່ານແຕ່ລະເສັ້ນທາງມີລົດເຂົ້າອອກຫຼາຍປານໃດຕໍ່ແຕ່ລະມື້</w:t>
      </w:r>
      <w:r w:rsidR="005041D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.</w:t>
      </w:r>
    </w:p>
    <w:p w14:paraId="5A69D88E" w14:textId="23235980" w:rsidR="0024170D" w:rsidRPr="00D23594" w:rsidRDefault="005041DD" w:rsidP="00D23594">
      <w:pPr>
        <w:ind w:firstLine="360"/>
        <w:rPr>
          <w:rFonts w:ascii="Phetsarath OT" w:eastAsia="Phetsarath OT" w:hAnsi="Phetsarath OT" w:cs="Phetsarath OT" w:hint="cs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lastRenderedPageBreak/>
        <w:t>ດັ້ງນັ້ນທາງຜູ້ວິໄຈຈື່ງມີແນວຄວາມຄິດສຶກສາຄົ້ນຄວ້າເທັກນິກຂັ້ນຕອນການວິທີການກວດຈັບ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,ການນັບ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ການຈັບຄວາມໃວຂອງລົດ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ດ້ວຍການນໍາໃຊ້ຮູບແບບເທັກນິກຂອງ </w:t>
      </w:r>
      <w:r w:rsidRPr="005041DD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CNN </w:t>
      </w:r>
      <w:r w:rsidRPr="005041DD">
        <w:rPr>
          <w:rFonts w:ascii="Times New Roman" w:eastAsia="Phetsarath OT" w:hAnsi="Times New Roman" w:cs="Times New Roman"/>
          <w:sz w:val="24"/>
          <w:szCs w:val="24"/>
          <w:lang w:bidi="lo-LA"/>
        </w:rPr>
        <w:t>(Convolutional neural network)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ແລະ ​</w:t>
      </w:r>
      <w:r w:rsidRPr="005041DD">
        <w:rPr>
          <w:rFonts w:ascii="Times New Roman" w:eastAsia="Phetsarath OT" w:hAnsi="Times New Roman" w:cs="Times New Roman"/>
          <w:sz w:val="24"/>
          <w:szCs w:val="24"/>
          <w:lang w:bidi="lo-LA"/>
        </w:rPr>
        <w:t>YOLO</w:t>
      </w:r>
      <w:r w:rsidRPr="005041DD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(You Only Look Once)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ເພື່ອມາພັດທະນາແມ່ແບບ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 xml:space="preserve"> 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(model)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ແລະ ພັດທະນາລົບການກວດຈັບຄວາມໄວ,ຈໍານວນເຂົ້າອອກຂອງລົດ.</w:t>
      </w:r>
    </w:p>
    <w:p w14:paraId="00B3937A" w14:textId="45412AD3" w:rsidR="000B4A8D" w:rsidRPr="000B4A8D" w:rsidRDefault="0024170D" w:rsidP="000B4A8D">
      <w:pPr>
        <w:pStyle w:val="ListParagraph"/>
        <w:numPr>
          <w:ilvl w:val="0"/>
          <w:numId w:val="2"/>
        </w:numPr>
        <w:rPr>
          <w:rFonts w:ascii="Phetsarath OT" w:eastAsia="Phetsarath OT" w:hAnsi="Phetsarath OT" w:cs="Phetsarath OT"/>
          <w:sz w:val="28"/>
          <w:szCs w:val="28"/>
        </w:rPr>
      </w:pPr>
      <w:r w:rsidRPr="0024170D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ຈຸດປະສົງ</w:t>
      </w:r>
    </w:p>
    <w:p w14:paraId="28BC8353" w14:textId="2EDEBB33" w:rsidR="000B4A8D" w:rsidRPr="000B4A8D" w:rsidRDefault="000B4A8D" w:rsidP="000B4A8D">
      <w:pPr>
        <w:pStyle w:val="ListParagraph"/>
        <w:numPr>
          <w:ilvl w:val="0"/>
          <w:numId w:val="5"/>
        </w:numPr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ສຶກສາວິທີການຂອງ </w:t>
      </w:r>
      <w:r w:rsidRPr="00E85144">
        <w:rPr>
          <w:rFonts w:ascii="Times New Roman" w:eastAsia="Phetsarath OT" w:hAnsi="Times New Roman" w:cs="Times New Roman"/>
          <w:sz w:val="24"/>
          <w:szCs w:val="24"/>
        </w:rPr>
        <w:t>CNN</w:t>
      </w:r>
      <w:r w:rsidRPr="000B4A8D">
        <w:rPr>
          <w:rFonts w:ascii="Phetsarath OT" w:eastAsia="Phetsarath OT" w:hAnsi="Phetsarath OT" w:cs="Phetsarath OT"/>
          <w:sz w:val="24"/>
          <w:szCs w:val="24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YOLO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ໃນການປະຍຸກໃຊ້ໃນການນັບຈຳນວນລົດຕາມທ້ອງຖະໜົນແບບລິວໄທມ</w:t>
      </w:r>
    </w:p>
    <w:p w14:paraId="0FE76214" w14:textId="2BDB8196" w:rsidR="000B4A8D" w:rsidRPr="000B4A8D" w:rsidRDefault="000B4A8D" w:rsidP="000B4A8D">
      <w:pPr>
        <w:pStyle w:val="ListParagraph"/>
        <w:numPr>
          <w:ilvl w:val="0"/>
          <w:numId w:val="5"/>
        </w:numPr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0B4A8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ສຶກສາວິທີການຂອງ</w:t>
      </w: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 xml:space="preserve"> </w:t>
      </w:r>
      <w:r w:rsidRPr="00E85144">
        <w:rPr>
          <w:rFonts w:ascii="Times New Roman" w:eastAsia="Phetsarath OT" w:hAnsi="Times New Roman" w:cs="Times New Roman"/>
          <w:sz w:val="24"/>
          <w:szCs w:val="24"/>
        </w:rPr>
        <w:t>CNN</w:t>
      </w:r>
      <w:r>
        <w:rPr>
          <w:rFonts w:ascii="Phetsarath OT" w:eastAsia="Phetsarath OT" w:hAnsi="Phetsarath OT" w:cs="Phetsarath OT"/>
          <w:sz w:val="24"/>
          <w:szCs w:val="24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YOLO</w:t>
      </w:r>
      <w:r w:rsidRPr="000B4A8D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ໃນການປະຍຸກໃຊ້ກັບການກວດຈັບຄວາມໄວຂອງລົດຕາມທ້ອງຖະໜົນແບບລິວໄທມ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</w:p>
    <w:p w14:paraId="566EB35A" w14:textId="04B46C55" w:rsidR="000B4A8D" w:rsidRPr="000B4A8D" w:rsidRDefault="000B4A8D" w:rsidP="000B4A8D">
      <w:pPr>
        <w:pStyle w:val="ListParagraph"/>
        <w:numPr>
          <w:ilvl w:val="0"/>
          <w:numId w:val="5"/>
        </w:numPr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ສ້າງລະບົບກວດຈັບວັດຖຸ</w:t>
      </w:r>
      <w:r w:rsidRPr="000B4A8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ລົດ</w:t>
      </w: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ທີ່ເກິດໃນພາບຈາກກ້ອງວົງຈອນວິດີໂອ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ໂດຍໃຊ້</w:t>
      </w:r>
      <w:r w:rsidRPr="000B4A8D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Pr="00E85144">
        <w:rPr>
          <w:rFonts w:ascii="Times New Roman" w:eastAsia="Phetsarath OT" w:hAnsi="Times New Roman" w:cs="Times New Roman"/>
          <w:sz w:val="24"/>
          <w:szCs w:val="24"/>
        </w:rPr>
        <w:t>CNN</w:t>
      </w:r>
      <w:r>
        <w:rPr>
          <w:rFonts w:ascii="Phetsarath OT" w:eastAsia="Phetsarath OT" w:hAnsi="Phetsarath OT" w:cs="Phetsarath OT"/>
          <w:sz w:val="24"/>
          <w:szCs w:val="24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YOLO</w:t>
      </w:r>
    </w:p>
    <w:p w14:paraId="2C967FA6" w14:textId="60F4D6A6" w:rsidR="000B4A8D" w:rsidRPr="000B4A8D" w:rsidRDefault="000B4A8D" w:rsidP="000B4A8D">
      <w:pPr>
        <w:pStyle w:val="ListParagraph"/>
        <w:numPr>
          <w:ilvl w:val="0"/>
          <w:numId w:val="5"/>
        </w:numPr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ສ້າງລະບົບຈໍາແນກປະເພດຂອງຍານພາຫະນະຈາກວັດຖຸທີ່ເກິດຂື້ນໃນພາບ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ໂດຍໃຊ້</w:t>
      </w:r>
      <w:r w:rsidRPr="000B4A8D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Pr="00E85144">
        <w:rPr>
          <w:rFonts w:ascii="Times New Roman" w:eastAsia="Phetsarath OT" w:hAnsi="Times New Roman" w:cs="Times New Roman"/>
          <w:sz w:val="24"/>
          <w:szCs w:val="24"/>
        </w:rPr>
        <w:t>CNN</w:t>
      </w:r>
      <w:r>
        <w:rPr>
          <w:rFonts w:ascii="Phetsarath OT" w:eastAsia="Phetsarath OT" w:hAnsi="Phetsarath OT" w:cs="Phetsarath OT"/>
          <w:sz w:val="24"/>
          <w:szCs w:val="24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ແລະ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YOLO</w:t>
      </w:r>
    </w:p>
    <w:p w14:paraId="11DF3EC8" w14:textId="1E3B5E14" w:rsidR="0024170D" w:rsidRDefault="000B4A8D" w:rsidP="000B4A8D">
      <w:pPr>
        <w:pStyle w:val="ListParagraph"/>
        <w:numPr>
          <w:ilvl w:val="0"/>
          <w:numId w:val="5"/>
        </w:numPr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0B4A8D">
        <w:rPr>
          <w:rFonts w:ascii="Phetsarath OT" w:eastAsia="Phetsarath OT" w:hAnsi="Phetsarath OT" w:cs="Phetsarath OT"/>
          <w:sz w:val="24"/>
          <w:szCs w:val="24"/>
          <w:cs/>
          <w:lang w:bidi="lo-LA"/>
        </w:rPr>
        <w:t>ສ້າງລະບົບກວດນັບຍານພາຫະນະທີ່ເກິດໃນພາບຈາກກ້ອງວົງຈອນວິດີໂອ</w:t>
      </w:r>
    </w:p>
    <w:p w14:paraId="6694F06B" w14:textId="77777777" w:rsidR="00037AB4" w:rsidRPr="000B4A8D" w:rsidRDefault="00037AB4" w:rsidP="00037AB4">
      <w:pPr>
        <w:pStyle w:val="ListParagraph"/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</w:pPr>
    </w:p>
    <w:p w14:paraId="525EC245" w14:textId="6DCC9EF8" w:rsidR="0026080B" w:rsidRPr="007F6E85" w:rsidRDefault="007F6E85" w:rsidP="007F6E85">
      <w:pPr>
        <w:pStyle w:val="ListParagraph"/>
        <w:numPr>
          <w:ilvl w:val="0"/>
          <w:numId w:val="2"/>
        </w:numPr>
        <w:rPr>
          <w:rFonts w:ascii="Phetsarath OT" w:eastAsia="Phetsarath OT" w:hAnsi="Phetsarath OT" w:cs="Phetsarath OT"/>
          <w:sz w:val="28"/>
          <w:szCs w:val="28"/>
        </w:rPr>
      </w:pPr>
      <w:r w:rsidRPr="007F6E85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ວິທີດຳເນີນການຄົ້ນຄວ້າ</w:t>
      </w:r>
    </w:p>
    <w:p w14:paraId="37D19BF1" w14:textId="49E902DF" w:rsidR="008E1392" w:rsidRPr="00433EAD" w:rsidRDefault="008E1392" w:rsidP="008E1392">
      <w:pPr>
        <w:pStyle w:val="ListParagraph"/>
        <w:numPr>
          <w:ilvl w:val="1"/>
          <w:numId w:val="2"/>
        </w:numPr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433EAD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ທິດສະດດີທີກ່ຽວຂ້ອງ</w:t>
      </w:r>
    </w:p>
    <w:p w14:paraId="0B1FFFAE" w14:textId="7A9752D0" w:rsidR="008E1392" w:rsidRPr="000B75BD" w:rsidRDefault="008E1392" w:rsidP="000B75BD">
      <w:pPr>
        <w:ind w:firstLine="72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</w:rPr>
        <w:t>Convolutional Neural Network (CNN)</w:t>
      </w:r>
      <w:r w:rsidRPr="000B75BD">
        <w:rPr>
          <w:rFonts w:ascii="Phetsarath OT" w:eastAsia="Phetsarath OT" w:hAnsi="Phetsarath OT" w:cs="Phetsarath OT"/>
          <w:sz w:val="24"/>
          <w:szCs w:val="24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ເປັນ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ໂຄງຄ່າຍປະສາດແບບຄອນໂວໂລຊັນ ເຊີ່ງເປັນໂຄງຄ່າຍປະສາດທຽມໜື່ງໃນກຸ່ມ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bio-inspired</w:t>
      </w:r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ໃນການເຮັດວຽກຂອງ </w:t>
      </w:r>
      <w:r w:rsidR="00406EA8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  <w:r w:rsidR="00406EA8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406EA8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ແມ່ນຫາຄຸນລັກສະນະຂອງຮູບພາບໂດຍການແບ່ງຮູບພາບເປັນສ່ວນໆ ຈາກນັ້ນເຮັດການຄໍານວນຫາຄຸນລັກສະນະໂດຍການເລືອນໄປເທື່ອລະຈຸດ.</w:t>
      </w:r>
    </w:p>
    <w:p w14:paraId="1A50FDC9" w14:textId="2C7E8985" w:rsidR="00406EA8" w:rsidRDefault="00406EA8" w:rsidP="00406EA8">
      <w:pPr>
        <w:pStyle w:val="ListParagraph"/>
        <w:ind w:firstLine="72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noProof/>
        </w:rPr>
        <w:drawing>
          <wp:inline distT="0" distB="0" distL="0" distR="0" wp14:anchorId="1A257970" wp14:editId="0F5AE136">
            <wp:extent cx="4773219" cy="2127483"/>
            <wp:effectExtent l="0" t="0" r="8890" b="6350"/>
            <wp:docPr id="1" name="Picture 1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976" cy="213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FE970" w14:textId="2F5D5834" w:rsidR="00DC7E82" w:rsidRDefault="00406EA8" w:rsidP="00DC7E82">
      <w:pPr>
        <w:pStyle w:val="ListParagraph"/>
        <w:ind w:firstLine="720"/>
        <w:jc w:val="center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406EA8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ຮູບ 1 </w:t>
      </w:r>
      <w:r w:rsidRPr="00406EA8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ໂຄງສ້າງການເຮັດວຽກຂອງ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</w:p>
    <w:p w14:paraId="2B0D8C66" w14:textId="77777777" w:rsidR="004106B5" w:rsidRDefault="004106B5" w:rsidP="00DC7E82">
      <w:pPr>
        <w:pStyle w:val="ListParagraph"/>
        <w:ind w:firstLine="720"/>
        <w:jc w:val="center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</w:p>
    <w:p w14:paraId="3CACE329" w14:textId="11E2F369" w:rsidR="003A2135" w:rsidRPr="000B75BD" w:rsidRDefault="003A2135" w:rsidP="000B75BD">
      <w:pPr>
        <w:ind w:firstLine="72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You only live once (YOLO)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ເປັນການຂະຫຍາຍຫຼັກການຂອງ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ໃຫ້ໃວກ່າວເກົ່າໂດຍການນໍາໃຊ້ຫຼັການ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C7E82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Classification </w:t>
      </w:r>
      <w:r w:rsidR="00DC7E82" w:rsidRPr="000B75BD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ແລະ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ການຫາຕໍາແໜງຂອງວັດ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ຖຸ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ໂດຍໃຊ້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Bounding Box</w:t>
      </w:r>
      <w:r w:rsidR="00E8514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ແລ້ວແບ່ງພາບອອກເປັນສ່ວນໆ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ເຮັດການຄໍານວນຫາຄຸນລັກສະນະໄປພ້ອມໆກັ</w:t>
      </w:r>
      <w:r w:rsidR="00DC7E82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ນ.</w:t>
      </w:r>
    </w:p>
    <w:p w14:paraId="47F9A082" w14:textId="5EC97E88" w:rsidR="00DC7E82" w:rsidRDefault="004106B5" w:rsidP="004106B5">
      <w:pPr>
        <w:pStyle w:val="ListParagraph"/>
        <w:ind w:firstLine="720"/>
        <w:jc w:val="center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/>
          <w:noProof/>
          <w:sz w:val="24"/>
          <w:szCs w:val="24"/>
          <w:lang w:val="en-US" w:bidi="lo-LA"/>
        </w:rPr>
        <w:lastRenderedPageBreak/>
        <w:drawing>
          <wp:inline distT="0" distB="0" distL="0" distR="0" wp14:anchorId="49E4A34E" wp14:editId="2C00A241">
            <wp:extent cx="3851275" cy="2026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346" cy="203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8170C" w14:textId="44678F1C" w:rsidR="004106B5" w:rsidRPr="004106B5" w:rsidRDefault="004106B5" w:rsidP="004106B5">
      <w:pPr>
        <w:pStyle w:val="ListParagraph"/>
        <w:ind w:firstLine="720"/>
        <w:jc w:val="center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406EA8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ຮູບ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2</w:t>
      </w:r>
      <w:r w:rsidRPr="00406EA8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406EA8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ໂຄງສ້າງການເຮັດວຽກຂອງ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YOLO</w:t>
      </w:r>
    </w:p>
    <w:p w14:paraId="3355062D" w14:textId="1E38941E" w:rsidR="00433EAD" w:rsidRPr="0031732E" w:rsidRDefault="0031732E" w:rsidP="0031732E">
      <w:p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ab/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ເຄຶ່ອງມືທິ່ໃຊ້ສໍາລັບການ</w:t>
      </w:r>
      <w:r w:rsidR="008B6A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ຄົ້ນຄວ້າວິໄຈ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ພັດທະນາລະບົບ</w:t>
      </w:r>
      <w:r w:rsidR="008B6A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B6A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Software</w:t>
      </w:r>
      <w:r w:rsidR="008B6A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B6A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ແມ່ນ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ໃຊ້ພາສາຄອມພິວເຕີ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Python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ເປັນຕົວຫຼັກສໍາລັບການປະມວນຜົນຂໍ້ມູນຮູບພາບວິດິໂອ,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HTML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ແລພ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CSS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ເປັນການອອກແບບ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User Interface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ສໍາລັບຜູ້ໃຊ້ລະບົບ ແລະ</w:t>
      </w:r>
      <w:r w:rsidR="008B6A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B6A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Hardware</w:t>
      </w:r>
      <w:r w:rsidR="008B6A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B6A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ແມ່ນໃຊ້ຄອມພິວເຕີ </w:t>
      </w:r>
      <w:r w:rsidR="008B6A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Notebook</w:t>
      </w:r>
      <w:r w:rsidR="008B6A1B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, </w:t>
      </w:r>
      <w:r w:rsidR="008B6A1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ກ້ອງພາບ </w:t>
      </w:r>
      <w:r w:rsidR="008B6A1B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Webcam</w:t>
      </w:r>
    </w:p>
    <w:p w14:paraId="629C6307" w14:textId="77777777" w:rsidR="00433EAD" w:rsidRPr="003A2135" w:rsidRDefault="00433EAD" w:rsidP="00DC7E82">
      <w:pPr>
        <w:pStyle w:val="ListParagraph"/>
        <w:ind w:firstLine="720"/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</w:pPr>
    </w:p>
    <w:p w14:paraId="1F660688" w14:textId="77777777" w:rsidR="008E1392" w:rsidRDefault="007F6E85" w:rsidP="008E1392">
      <w:pPr>
        <w:pStyle w:val="ListParagraph"/>
        <w:numPr>
          <w:ilvl w:val="1"/>
          <w:numId w:val="2"/>
        </w:numPr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DC28D3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bidi="lo-LA"/>
        </w:rPr>
        <w:t>ການກຽມຕົວຊຸດຂໍ້ມູນເພຶ່ອຝຶກ</w:t>
      </w:r>
    </w:p>
    <w:p w14:paraId="6C800D81" w14:textId="71B33756" w:rsidR="007F6E85" w:rsidRPr="000B75BD" w:rsidRDefault="007F6E85" w:rsidP="000B75BD">
      <w:pPr>
        <w:ind w:firstLine="72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ໃນຊຸດຂໍ້ມູນເປັນຮູບພາບຖ່າຍຈາກກ້ອງຖ່າຍຮູບທົ່ວໄປໂດຍຖ່າຍພາບຈໍານວນຊຸດຂໍ້ມູນຕາມແຕ່ລະປະເພດລົດເຊັ່ນລົດຈັກ </w:t>
      </w:r>
      <w:r w:rsidR="002275B4">
        <w:rPr>
          <w:rFonts w:ascii="Phetsarath OT" w:eastAsia="Phetsarath OT" w:hAnsi="Phetsarath OT" w:cs="Phetsarath OT"/>
          <w:sz w:val="24"/>
          <w:szCs w:val="24"/>
          <w:lang w:val="en-US" w:bidi="lo-LA"/>
        </w:rPr>
        <w:t>10</w:t>
      </w:r>
      <w:r w:rsidR="00FE75CC">
        <w:rPr>
          <w:rFonts w:ascii="Phetsarath OT" w:eastAsia="Phetsarath OT" w:hAnsi="Phetsarath OT" w:cs="Phetsarath OT"/>
          <w:sz w:val="24"/>
          <w:szCs w:val="24"/>
          <w:lang w:val="en-US" w:bidi="lo-LA"/>
        </w:rPr>
        <w:t>0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0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</w:t>
      </w:r>
      <w:r w:rsidR="00FE75CC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ຂື້ນໄປ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, ລົດໃຫຍ່ 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1000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</w:t>
      </w:r>
      <w:r w:rsidR="002275B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ຂື້ນໄປ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ແລະ ລົດຖີບ 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1000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</w:t>
      </w:r>
      <w:r w:rsidR="002275B4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ຂື້ນໄປ</w:t>
      </w:r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ເປັນຊຸດຂໍ້ມູນສໍາລັບການຝຶກຝົນ</w:t>
      </w:r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ໂດຍແບ່ງອອກເປັນສອງສ່ວນຮູບພາບແຕ່ລະຊະນິດລົດເປັນ </w:t>
      </w:r>
      <w:r w:rsidR="006F1109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80% </w:t>
      </w:r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ສໍາລັບການຝຶກ ແລະ </w:t>
      </w:r>
      <w:r w:rsidR="006F1109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>20%</w:t>
      </w:r>
      <w:r w:rsidR="006F110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ສໍາລັບການທົດສອບ. ຈັກນັ້ນກາຄົ້ນລັກສະນັ້ນແລ້ວບັນທຶກເປັນສອງໄຟຣ </w:t>
      </w:r>
      <w:r w:rsidR="005B544E" w:rsidRPr="000B75BD">
        <w:rPr>
          <w:sz w:val="24"/>
          <w:szCs w:val="24"/>
        </w:rPr>
        <w:t xml:space="preserve"> </w:t>
      </w:r>
      <w:r w:rsidR="005B544E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.weights </w:t>
      </w:r>
      <w:r w:rsidR="005B544E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ແລະ </w:t>
      </w:r>
      <w:r w:rsidR="005B544E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.names </w:t>
      </w:r>
    </w:p>
    <w:p w14:paraId="2A24AA40" w14:textId="19F15A58" w:rsidR="00433EAD" w:rsidRDefault="0028248C" w:rsidP="00667315">
      <w:pPr>
        <w:pStyle w:val="ListParagraph"/>
        <w:jc w:val="center"/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>
        <w:rPr>
          <w:rFonts w:ascii="Phetsarath OT" w:eastAsia="Phetsarath OT" w:hAnsi="Phetsarath OT" w:cs="Phetsarath OT"/>
          <w:noProof/>
          <w:sz w:val="28"/>
          <w:szCs w:val="28"/>
          <w:lang w:val="en-US" w:bidi="lo-LA"/>
        </w:rPr>
        <w:drawing>
          <wp:inline distT="0" distB="0" distL="0" distR="0" wp14:anchorId="08083429" wp14:editId="5CAA7BC3">
            <wp:extent cx="1703199" cy="11817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0557" cy="12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315">
        <w:rPr>
          <w:rFonts w:ascii="Phetsarath OT" w:eastAsia="Phetsarath OT" w:hAnsi="Phetsarath OT" w:cs="Phetsarath OT"/>
          <w:noProof/>
          <w:sz w:val="28"/>
          <w:szCs w:val="28"/>
          <w:lang w:val="en-US" w:bidi="lo-LA"/>
        </w:rPr>
        <w:drawing>
          <wp:inline distT="0" distB="0" distL="0" distR="0" wp14:anchorId="76050B66" wp14:editId="3D8E3B98">
            <wp:extent cx="1647645" cy="11722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705073" cy="121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7315">
        <w:rPr>
          <w:rFonts w:ascii="Phetsarath OT" w:eastAsia="Phetsarath OT" w:hAnsi="Phetsarath OT" w:cs="Phetsarath OT"/>
          <w:noProof/>
          <w:sz w:val="28"/>
          <w:szCs w:val="28"/>
          <w:lang w:val="en-US" w:bidi="lo-LA"/>
        </w:rPr>
        <w:drawing>
          <wp:inline distT="0" distB="0" distL="0" distR="0" wp14:anchorId="1CBC97ED" wp14:editId="02F983DF">
            <wp:extent cx="1768415" cy="12065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548" cy="124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92F8" w14:textId="5901F0C5" w:rsidR="00667315" w:rsidRPr="0069046C" w:rsidRDefault="00667315" w:rsidP="0069046C">
      <w:pPr>
        <w:pStyle w:val="ListParagraph"/>
        <w:ind w:firstLine="720"/>
        <w:jc w:val="center"/>
        <w:rPr>
          <w:rFonts w:ascii="Phetsarath OT" w:eastAsia="Phetsarath OT" w:hAnsi="Phetsarath OT" w:cs="Phetsarath OT" w:hint="cs"/>
          <w:sz w:val="24"/>
          <w:szCs w:val="24"/>
          <w:lang w:val="en-US" w:bidi="lo-LA"/>
        </w:rPr>
      </w:pPr>
      <w:r w:rsidRPr="00406EA8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ຮູບ </w:t>
      </w:r>
      <w:r>
        <w:rPr>
          <w:rFonts w:ascii="Phetsarath OT" w:eastAsia="Phetsarath OT" w:hAnsi="Phetsarath OT" w:cs="Phetsarath OT"/>
          <w:sz w:val="24"/>
          <w:szCs w:val="24"/>
          <w:lang w:bidi="lo-LA"/>
        </w:rPr>
        <w:t>3</w:t>
      </w:r>
      <w:r w:rsidRPr="00406EA8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</w:t>
      </w:r>
      <w:r w:rsidRPr="00667315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>ຊຸດຂໍ້ມູນ</w:t>
      </w:r>
      <w:r w:rsidR="00EA328B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ຕົວຢ່າງ</w:t>
      </w:r>
    </w:p>
    <w:p w14:paraId="1836D0CE" w14:textId="77777777" w:rsidR="000B75BD" w:rsidRDefault="005B544E" w:rsidP="000B75BD">
      <w:pPr>
        <w:pStyle w:val="ListParagraph"/>
        <w:numPr>
          <w:ilvl w:val="1"/>
          <w:numId w:val="2"/>
        </w:numPr>
        <w:rPr>
          <w:rFonts w:ascii="Phetsarath OT" w:eastAsia="Phetsarath OT" w:hAnsi="Phetsarath OT" w:cs="Phetsarath OT"/>
          <w:b/>
          <w:bCs/>
          <w:sz w:val="28"/>
          <w:szCs w:val="28"/>
          <w:lang w:val="en-US"/>
        </w:rPr>
      </w:pPr>
      <w:r w:rsidRPr="00DC28D3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val="en-US" w:bidi="lo-LA"/>
        </w:rPr>
        <w:t>ການສ້າງ</w:t>
      </w:r>
      <w:r w:rsidR="00684C0B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val="en-US" w:bidi="lo-LA"/>
        </w:rPr>
        <w:t>ແມ່ແບບ</w:t>
      </w:r>
      <w:r w:rsidR="00684C0B">
        <w:rPr>
          <w:rFonts w:ascii="Phetsarath OT" w:eastAsia="Phetsarath OT" w:hAnsi="Phetsarath OT" w:cs="Phetsarath OT"/>
          <w:b/>
          <w:bCs/>
          <w:sz w:val="28"/>
          <w:szCs w:val="28"/>
          <w:lang w:val="en-US" w:bidi="lo-LA"/>
        </w:rPr>
        <w:t xml:space="preserve"> (</w:t>
      </w:r>
      <w:r w:rsidR="0069046C" w:rsidRPr="00E85144">
        <w:rPr>
          <w:rFonts w:ascii="Times New Roman" w:eastAsia="Phetsarath OT" w:hAnsi="Times New Roman" w:cs="Times New Roman"/>
          <w:b/>
          <w:bCs/>
          <w:sz w:val="28"/>
          <w:szCs w:val="28"/>
          <w:lang w:val="en-US" w:bidi="lo-LA"/>
        </w:rPr>
        <w:t>model</w:t>
      </w:r>
      <w:r w:rsidR="00684C0B">
        <w:rPr>
          <w:rFonts w:ascii="Phetsarath OT" w:eastAsia="Phetsarath OT" w:hAnsi="Phetsarath OT" w:cs="Phetsarath OT"/>
          <w:b/>
          <w:bCs/>
          <w:sz w:val="28"/>
          <w:szCs w:val="28"/>
          <w:lang w:val="en-US" w:bidi="lo-LA"/>
        </w:rPr>
        <w:t>)</w:t>
      </w:r>
      <w:r w:rsidR="0069046C">
        <w:rPr>
          <w:rFonts w:ascii="Phetsarath OT" w:eastAsia="Phetsarath OT" w:hAnsi="Phetsarath OT" w:cs="Phetsarath OT"/>
          <w:b/>
          <w:bCs/>
          <w:sz w:val="28"/>
          <w:szCs w:val="28"/>
          <w:lang w:val="en-US" w:bidi="lo-LA"/>
        </w:rPr>
        <w:t xml:space="preserve"> </w:t>
      </w:r>
      <w:r w:rsidR="0069046C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val="en-US" w:bidi="lo-LA"/>
        </w:rPr>
        <w:t>ເພຶ່ອເອົາຂໍ້ມູນຂອງລົດໄປຝຶກສອນໃຫ້ລະບົບຮັບຮູ້</w:t>
      </w:r>
    </w:p>
    <w:p w14:paraId="70E9986C" w14:textId="42642D9E" w:rsidR="0069046C" w:rsidRPr="000B75BD" w:rsidRDefault="0069046C" w:rsidP="000B75BD">
      <w:pPr>
        <w:ind w:firstLine="720"/>
        <w:rPr>
          <w:rFonts w:ascii="Phetsarath OT" w:eastAsia="Phetsarath OT" w:hAnsi="Phetsarath OT" w:cs="Phetsarath OT"/>
          <w:b/>
          <w:bCs/>
          <w:sz w:val="28"/>
          <w:szCs w:val="28"/>
          <w:lang w:val="en-US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ເປັນການເອົາຊຸດຂໍ້ມູນທັງໝົດຂອງລົດໄປເຂົ້າລະບົບດວ້ຍການນໍາໃຊ້ຫຼັກການຂອງ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CNN – YOLO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ເພື່ອສະກັດເອົາຄຸນ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ລັກ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ສະ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ນະຂອງ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ຮູບພາບລົດ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ແຕ່ລະປະເພດ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ແລ້ວເອົາໄປເກັບໃວ້ເປັນ</w:t>
      </w:r>
      <w:r w:rsidR="00433A1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</w:t>
      </w:r>
      <w:r w:rsidR="0091536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ໄຟຣ </w:t>
      </w:r>
      <w:r w:rsidR="00684C0B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ແມ່ແບບ</w:t>
      </w:r>
      <w:r w:rsidR="00684C0B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r w:rsidR="00433A13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>model</w:t>
      </w:r>
      <w:r w:rsidR="00684C0B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>)</w:t>
      </w:r>
      <w:r w:rsidR="008060D6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8060D6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ເພື່ອຈະນໍາໄປປຽບທຽບກັບຂໍ້ມູນຈາກກ້ອງ</w:t>
      </w:r>
      <w:r w:rsidR="00CB764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ວີດີໂອທີ່ໄດ້ຮັບ</w:t>
      </w:r>
      <w:r w:rsidR="00FE2CA3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FE2CA3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ເຊັ່ນຂັັ້ນຕອນມີດັ່ງລຸ່ມນິີ້.</w:t>
      </w:r>
    </w:p>
    <w:p w14:paraId="3833716E" w14:textId="77777777" w:rsidR="00183C40" w:rsidRDefault="00183C40" w:rsidP="00183C40">
      <w:pPr>
        <w:pStyle w:val="ListParagraph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/>
          <w:noProof/>
          <w:sz w:val="24"/>
          <w:szCs w:val="24"/>
          <w:lang w:val="en-US" w:bidi="lo-LA"/>
        </w:rPr>
        <w:lastRenderedPageBreak/>
        <w:drawing>
          <wp:inline distT="0" distB="0" distL="0" distR="0" wp14:anchorId="377ED873" wp14:editId="18428800">
            <wp:extent cx="5731510" cy="21628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570A" w14:textId="77777777" w:rsidR="00183C40" w:rsidRPr="00077550" w:rsidRDefault="00183C40" w:rsidP="00183C40">
      <w:pPr>
        <w:pStyle w:val="ListParagraph"/>
        <w:jc w:val="center"/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ຮູບ 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4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ຂັ້ນຕອນວິທີການຝຶກ</w:t>
      </w:r>
    </w:p>
    <w:p w14:paraId="4FA641B4" w14:textId="1573DAE7" w:rsidR="00183C40" w:rsidRPr="000B75BD" w:rsidRDefault="00183C40" w:rsidP="000B75BD">
      <w:pPr>
        <w:rPr>
          <w:rFonts w:ascii="Phetsarath OT" w:eastAsia="Phetsarath OT" w:hAnsi="Phetsarath OT" w:cs="Phetsarath OT" w:hint="cs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ອະທີບາຍຄວາມໝາຍແຕ່ລະຂັ້ນຕ້ອນວິທີການຝຶກ</w:t>
      </w:r>
    </w:p>
    <w:p w14:paraId="2CF34BE1" w14:textId="6CC4D187" w:rsidR="00FE2CA3" w:rsidRDefault="00FE2CA3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Input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ໝາຍເຖີງການສົ່ງຮູບພາບເຂົ້າໄປໃນລະບົບເພື່ອສ້າງຮູບແບບ</w:t>
      </w:r>
    </w:p>
    <w:p w14:paraId="55A71A62" w14:textId="6046D2E1" w:rsidR="00FE2CA3" w:rsidRPr="008A41CE" w:rsidRDefault="00FE2CA3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>Convolutions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ເປັນຂັ້ນຕອນທໍາອິດສໍາລັບການແຍກຄຸນລັກສະນະຂອງຮູບພາບທີ່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Input</w:t>
      </w:r>
      <w:r w:rsidRPr="00FE2CA3">
        <w:rPr>
          <w:rFonts w:ascii="Phetsarath OT" w:eastAsia="Phetsarath OT" w:hAnsi="Phetsarath OT" w:cs="Phetsarath OT" w:hint="eastAsia"/>
          <w:sz w:val="24"/>
          <w:szCs w:val="24"/>
          <w:lang w:val="en-US" w:bidi="lo-LA"/>
        </w:rPr>
        <w:t xml:space="preserve"> 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ແລະ ຮັກສາຄວາມສໍາພັນລະຫວ່າງ </w:t>
      </w:r>
      <w:r w:rsidRPr="00FE2CA3">
        <w:rPr>
          <w:rFonts w:ascii="Phetsarath OT" w:eastAsia="Phetsarath OT" w:hAnsi="Phetsarath OT" w:cs="Phetsarath OT" w:hint="eastAsia"/>
          <w:sz w:val="24"/>
          <w:szCs w:val="24"/>
          <w:lang w:val="en-US" w:bidi="lo-LA"/>
        </w:rPr>
        <w:t xml:space="preserve">Pixels 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ດ້ວຍການຮຽນຮູ້ຄຸນສົມບັດຂອງຮູບພາບໂດຍໃຊ້ຂໍ້ມູນພາບ</w:t>
      </w:r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ແຍກ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ເປັນໜ້າຕ່າງນ້ອຍໆ</w:t>
      </w:r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ແລ້ວເຮັດສະກັດຄຸນລັກສະນະໂດຍ</w:t>
      </w:r>
      <w:r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ການຄໍານວນທາງຄະນິດສາດທີ່ໃຊ້ການຄໍານວນ</w:t>
      </w:r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ຄ່າ </w:t>
      </w:r>
      <w:r w:rsidR="008A41CE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H*W*D (H = Height, W = Width, D = Dimension)</w:t>
      </w:r>
    </w:p>
    <w:p w14:paraId="0B9232DF" w14:textId="56D24559" w:rsidR="00FE2CA3" w:rsidRDefault="00FE2CA3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Subsampling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ຫຼຶ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Pooling</w:t>
      </w:r>
      <w:r w:rsidR="008A41C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ເປັນການ</w:t>
      </w:r>
      <w:r w:rsidR="008A41CE" w:rsidRPr="008A41CE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ເອົາອົງປະກອບໃຫຍ່ສຸດທີ່ຫາໄດ້ຄຸນລັກສະນະມາຈັກຂັ້ນຕອນ </w:t>
      </w:r>
      <w:r w:rsidR="008A41CE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Convolutions</w:t>
      </w:r>
      <w:r w:rsidR="008A41CE" w:rsidRPr="00FE2CA3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</w:t>
      </w:r>
      <w:r w:rsidR="008A41CE" w:rsidRPr="008A41CE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ໂດຍການກໍານົດ 2 </w:t>
      </w:r>
      <w:r w:rsidR="008A41CE" w:rsidRPr="008A41CE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x </w:t>
      </w:r>
      <w:r w:rsidR="008A41CE" w:rsidRPr="008A41CE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2 </w:t>
      </w:r>
      <w:r w:rsidR="008A41CE"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Filters</w:t>
      </w:r>
    </w:p>
    <w:p w14:paraId="5BBB5AB8" w14:textId="0E225677" w:rsidR="008A41CE" w:rsidRDefault="008A41CE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  <w:lang w:bidi="lo-LA"/>
        </w:rPr>
        <w:t>Fully connection</w:t>
      </w:r>
      <w:r w:rsidRPr="008A41CE">
        <w:rPr>
          <w:rFonts w:ascii="Phetsarath OT" w:eastAsia="Phetsarath OT" w:hAnsi="Phetsarath OT" w:cs="Phetsarath OT" w:hint="eastAsia"/>
          <w:sz w:val="24"/>
          <w:szCs w:val="24"/>
          <w:lang w:bidi="lo-LA"/>
        </w:rPr>
        <w:t xml:space="preserve"> </w:t>
      </w:r>
      <w:r w:rsidRPr="008A41CE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ເປັນຕົວເຮັດໜ້າທີ່ສໍາລັບການຮຽນຮູ້ ແລະ ຈໍາແນກ</w:t>
      </w:r>
      <w:r w:rsidR="00183C40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ແຍກ</w:t>
      </w:r>
      <w:r w:rsidRPr="008A41CE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ປະເພດຂອງວັດຖຸຕາມຈໍານວນ</w:t>
      </w:r>
      <w:r w:rsidR="00183C40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ປະເພດ</w:t>
      </w:r>
    </w:p>
    <w:p w14:paraId="565BB9D1" w14:textId="04BB38A4" w:rsidR="00183C40" w:rsidRDefault="00183C40" w:rsidP="00FE2CA3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</w:pP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ເປັນການເອົາຄຸນລັກສະນະທີ່ສະກັດໄດ້ແລ້ວໄປເກັບໃວ້ເປັນໄຟຣແມ່ແບບ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>)</w:t>
      </w:r>
    </w:p>
    <w:p w14:paraId="32C6F3BE" w14:textId="463A03BF" w:rsidR="00BA56E3" w:rsidRDefault="00922E37" w:rsidP="00922E37">
      <w:pPr>
        <w:pStyle w:val="ListParagraph"/>
        <w:numPr>
          <w:ilvl w:val="1"/>
          <w:numId w:val="2"/>
        </w:numPr>
        <w:rPr>
          <w:rFonts w:ascii="Phetsarath OT" w:eastAsia="Phetsarath OT" w:hAnsi="Phetsarath OT" w:cs="Phetsarath OT"/>
          <w:b/>
          <w:bCs/>
          <w:sz w:val="28"/>
          <w:szCs w:val="28"/>
          <w:lang w:val="en-US" w:bidi="lo-LA"/>
        </w:rPr>
      </w:pPr>
      <w:r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val="en-US" w:bidi="lo-LA"/>
        </w:rPr>
        <w:t>ສ້າງແບບທົດລອງເອົາຂໍ້ມູນ</w:t>
      </w:r>
      <w:r w:rsidR="006C41A0">
        <w:rPr>
          <w:rFonts w:ascii="Phetsarath OT" w:eastAsia="Phetsarath OT" w:hAnsi="Phetsarath OT" w:cs="Phetsarath OT" w:hint="cs"/>
          <w:b/>
          <w:bCs/>
          <w:sz w:val="28"/>
          <w:szCs w:val="28"/>
          <w:cs/>
          <w:lang w:val="en-US" w:bidi="lo-LA"/>
        </w:rPr>
        <w:t>ຮູບພາບວີໂດໂອໃປຜ່ານລະບົບແລ້ວກວດຈັບ</w:t>
      </w:r>
    </w:p>
    <w:p w14:paraId="4B0595EC" w14:textId="77777777" w:rsidR="006C41A0" w:rsidRPr="000B75BD" w:rsidRDefault="006C41A0" w:rsidP="000B75BD">
      <w:pPr>
        <w:ind w:firstLine="72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ເປັນການນໍາເອົາຂໍ້ມູນຮູບພາບວີໂດໂອໄປຜ່ານລະບົບແລ້ວເຮັດການກວດສອບດ້ວຍການສະກັດເອົາຄຸນລັກສະນະແຕ່ລະ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E85144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Frame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ຂອງວີດີໂອ ແລ້ວເອົາໄປປຽບທຽບກັບຄຸນລັກສະນະທີມີເກັບໃວ້ໃນ 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>model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ແລ້ວສະແດງຜົນອອກ.</w:t>
      </w:r>
    </w:p>
    <w:p w14:paraId="3AAE80B7" w14:textId="1FDC54DE" w:rsidR="006C41A0" w:rsidRDefault="00D151CC" w:rsidP="00D151CC">
      <w:pPr>
        <w:ind w:firstLine="720"/>
        <w:jc w:val="center"/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>
        <w:rPr>
          <w:noProof/>
          <w:lang w:val="en-US" w:bidi="lo-LA"/>
        </w:rPr>
        <w:lastRenderedPageBreak/>
        <w:drawing>
          <wp:inline distT="0" distB="0" distL="0" distR="0" wp14:anchorId="74FD0997" wp14:editId="22539B2B">
            <wp:extent cx="5731510" cy="21888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7ED3" w14:textId="2E3DB89F" w:rsidR="00D151CC" w:rsidRPr="00077550" w:rsidRDefault="00D151CC" w:rsidP="00D151CC">
      <w:pPr>
        <w:pStyle w:val="ListParagraph"/>
        <w:jc w:val="center"/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ຮູບ 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5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ຂັ້ນຕອນວິທີການ</w:t>
      </w:r>
      <w:r w:rsidR="002A150E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ແບບ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ທົດລອງ</w:t>
      </w:r>
    </w:p>
    <w:p w14:paraId="0F1A5D20" w14:textId="04D49DD8" w:rsidR="002A150E" w:rsidRPr="000B75BD" w:rsidRDefault="002A150E" w:rsidP="000B75BD">
      <w:pPr>
        <w:rPr>
          <w:rFonts w:ascii="Phetsarath OT" w:eastAsia="Phetsarath OT" w:hAnsi="Phetsarath OT" w:cs="Phetsarath OT" w:hint="cs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ອະທີບາຍຄວາມໝາຍແຕ່ລະຂັ້ນຕ້ອນວິທີການສ້າງແບບທົດລອງ</w:t>
      </w:r>
    </w:p>
    <w:p w14:paraId="7F939791" w14:textId="77777777" w:rsidR="002A150E" w:rsidRPr="002061A2" w:rsidRDefault="002A150E" w:rsidP="002A150E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E85144">
        <w:rPr>
          <w:rFonts w:ascii="Phetsarath OT" w:eastAsia="Phetsarath OT" w:hAnsi="Phetsarath OT" w:cs="Phetsarath OT"/>
          <w:sz w:val="24"/>
          <w:szCs w:val="24"/>
          <w:lang w:val="en-US" w:bidi="lo-LA"/>
        </w:rPr>
        <w:t>Record video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ໝາຍເຖີງກ້ອງຖ່າຍຮູບເກັບເປັນວີດີແລ້ວສົ່ງເປັນ 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Frame 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ເຂົ້າໃນລະບົບ</w:t>
      </w:r>
    </w:p>
    <w:p w14:paraId="01735DFC" w14:textId="6D8B006F" w:rsidR="002A150E" w:rsidRPr="002061A2" w:rsidRDefault="002A150E" w:rsidP="002A150E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Frame Video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ໝາຍເຖີງວີດີທີສົ່ງເຂົ້າໄປປະມວນຜົນໂດຍໃຊ້ 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>Convolution</w:t>
      </w:r>
    </w:p>
    <w:p w14:paraId="41E9395B" w14:textId="42059210" w:rsidR="002A150E" w:rsidRPr="00941771" w:rsidRDefault="002A150E" w:rsidP="002A150E">
      <w:pPr>
        <w:pStyle w:val="ListParagraph"/>
        <w:numPr>
          <w:ilvl w:val="0"/>
          <w:numId w:val="3"/>
        </w:numPr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Convolutions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ເປັນຂັ້ນຕອນທໍາອິດສໍາລັບການແຍກຄຸນລັກສະນະຂອງ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ແຕ່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941771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rame Video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ທີ່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Input 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ແລະ ຮັກສາຄວາມສໍາພັນລະຫວ່າງ </w:t>
      </w:r>
      <w:r w:rsidRPr="002061A2">
        <w:rPr>
          <w:rFonts w:ascii="Phetsarath OT" w:eastAsia="Phetsarath OT" w:hAnsi="Phetsarath OT" w:cs="Phetsarath OT" w:hint="eastAsia"/>
          <w:sz w:val="24"/>
          <w:szCs w:val="24"/>
          <w:lang w:val="en-US" w:bidi="lo-LA"/>
        </w:rPr>
        <w:t xml:space="preserve">Pixels 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ດ້ວຍການຮຽນຮູ້ຄຸນສົມບັດຂອງຮູບພາບໂດຍໃຊ້ຂໍ້ມູນພາບ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ແຍກ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ເປັນໜ້າຕ່າງນ້ອຍໆ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ແລ້ວເຮັດສະກັດຄຸນລັກສະນະໂດຍ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ການຄໍານວນທາງຄະນິດສາດທີ່ໃຊ້ການຄໍານວນ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ຄ່າ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H*W*D (H = Height, W = Width, D = Dimension)</w:t>
      </w:r>
    </w:p>
    <w:p w14:paraId="2B4A235D" w14:textId="06A77896" w:rsidR="002A150E" w:rsidRPr="002061A2" w:rsidRDefault="002A150E" w:rsidP="002A150E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>Pooling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ເປັນການ</w:t>
      </w:r>
      <w:r w:rsidRPr="002061A2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ເອົາອົງປະກອບໃຫຍ່ສຸດທີ່ຫາໄດ້ຄຸນລັກສະນະມາຈັກຂັ້ນຕອນ 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>Convolutions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 xml:space="preserve"> </w:t>
      </w:r>
      <w:r w:rsidRPr="002061A2">
        <w:rPr>
          <w:rFonts w:ascii="Phetsarath OT" w:eastAsia="Phetsarath OT" w:hAnsi="Phetsarath OT" w:cs="Phetsarath OT"/>
          <w:sz w:val="24"/>
          <w:szCs w:val="24"/>
          <w:cs/>
          <w:lang w:val="en-US" w:bidi="lo-LA"/>
        </w:rPr>
        <w:t xml:space="preserve">ໂດຍການກໍານົດ </w:t>
      </w:r>
      <w:r w:rsidRPr="00941771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2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x </w:t>
      </w:r>
      <w:r w:rsidRPr="00941771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2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Filters</w:t>
      </w:r>
    </w:p>
    <w:p w14:paraId="62B08231" w14:textId="7BDA433B" w:rsidR="00D151CC" w:rsidRPr="000A5F23" w:rsidRDefault="002A150E" w:rsidP="002061A2">
      <w:pPr>
        <w:pStyle w:val="ListParagraph"/>
        <w:numPr>
          <w:ilvl w:val="0"/>
          <w:numId w:val="3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bidi="lo-LA"/>
        </w:rPr>
        <w:t>Fully connection</w:t>
      </w:r>
      <w:r w:rsidR="002061A2" w:rsidRPr="00941771">
        <w:rPr>
          <w:rFonts w:ascii="Times New Roman" w:eastAsia="Phetsarath OT" w:hAnsi="Times New Roman" w:cs="Times New Roman"/>
          <w:sz w:val="24"/>
          <w:szCs w:val="24"/>
          <w:lang w:bidi="lo-LA"/>
        </w:rPr>
        <w:t xml:space="preserve"> </w:t>
      </w:r>
      <w:r w:rsidR="002061A2" w:rsidRPr="00941771">
        <w:rPr>
          <w:rFonts w:ascii="DokChampa" w:eastAsia="Phetsarath OT" w:hAnsi="DokChampa" w:cs="DokChampa" w:hint="cs"/>
          <w:sz w:val="24"/>
          <w:szCs w:val="24"/>
          <w:cs/>
          <w:lang w:bidi="lo-LA"/>
        </w:rPr>
        <w:t>ແລະ</w:t>
      </w:r>
      <w:r w:rsidR="002061A2" w:rsidRPr="00941771">
        <w:rPr>
          <w:rFonts w:ascii="Times New Roman" w:eastAsia="Phetsarath OT" w:hAnsi="Times New Roman" w:cs="Times New Roman"/>
          <w:sz w:val="24"/>
          <w:szCs w:val="24"/>
          <w:cs/>
          <w:lang w:bidi="lo-LA"/>
        </w:rPr>
        <w:t xml:space="preserve"> </w:t>
      </w:r>
      <w:r w:rsidR="002061A2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  <w:r w:rsidRPr="002061A2">
        <w:rPr>
          <w:rFonts w:ascii="Phetsarath OT" w:eastAsia="Phetsarath OT" w:hAnsi="Phetsarath OT" w:cs="Phetsarath OT" w:hint="eastAsia"/>
          <w:sz w:val="24"/>
          <w:szCs w:val="24"/>
          <w:lang w:bidi="lo-LA"/>
        </w:rPr>
        <w:t xml:space="preserve"> 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ເປັນຕົວເຮັດໜ້າທີ່ສໍາລັບການຮຽນຮູ້ ແລະ ຈໍາແນກ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ແຍກ</w:t>
      </w:r>
      <w:r w:rsidRPr="002061A2">
        <w:rPr>
          <w:rFonts w:ascii="Phetsarath OT" w:eastAsia="Phetsarath OT" w:hAnsi="Phetsarath OT" w:cs="Phetsarath OT" w:hint="eastAsia"/>
          <w:sz w:val="24"/>
          <w:szCs w:val="24"/>
          <w:cs/>
          <w:lang w:val="en-US" w:bidi="lo-LA"/>
        </w:rPr>
        <w:t>ປະເພດຂອງວັດຖຸ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ໂດຍການເອົາຂໍ້ມູນແຕ່</w:t>
      </w:r>
      <w:r w:rsidRPr="002061A2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frame</w:t>
      </w:r>
      <w:r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ວິດີໂອ</w:t>
      </w:r>
      <w:r w:rsidR="002061A2" w:rsidRPr="002061A2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ໄປປຽບທຽບກັບຂໍ້ມູນທີມີໃນ </w:t>
      </w:r>
      <w:r w:rsidR="002061A2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</w:p>
    <w:p w14:paraId="7F522E42" w14:textId="08668493" w:rsidR="000A5F23" w:rsidRPr="000A5F23" w:rsidRDefault="000A5F23" w:rsidP="000A5F23">
      <w:pPr>
        <w:pStyle w:val="ListParagraph"/>
        <w:numPr>
          <w:ilvl w:val="0"/>
          <w:numId w:val="2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0A5F23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ຜົນການຄົ້ນຄວ້າ</w:t>
      </w:r>
    </w:p>
    <w:p w14:paraId="5FF8BD43" w14:textId="742562BC" w:rsidR="000A5F23" w:rsidRPr="000B75BD" w:rsidRDefault="000A5F23" w:rsidP="000B75BD">
      <w:pPr>
        <w:ind w:firstLine="360"/>
        <w:rPr>
          <w:rFonts w:ascii="Phetsarath OT" w:eastAsia="Phetsarath OT" w:hAnsi="Phetsarath OT" w:cs="Phetsarath OT" w:hint="cs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ຜົນການຄົ້ນຄ້ວາວີໄຈຄັ້ງນີ້ແມ່ນສຶກສາວິທີການສ້າງແມ່ແບບ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model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)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ເພຶ່ອນໍາເອົາຂໍ້ມູນ</w:t>
      </w:r>
      <w:r w:rsidR="00013530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ຮູບພາບລົດເຂົ້າໄປຝຶກ ແລະ ກວດຈັບໄດ້ດ້ວຍການເບີ່ງໂດຍການກວດຈັບຜ່ານກ້ອງຖ່າຍວິໂດໂອ ຫຼຶ ໄຟຣວີດີໂອ</w:t>
      </w:r>
      <w:r w:rsidR="00DC3A07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ເບີ່ງຜ່ານທາງອີນເຕ</w:t>
      </w:r>
      <w:r w:rsidR="008E7795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ິເນັ</w:t>
      </w:r>
      <w:r w:rsidR="00941771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ດ</w:t>
      </w:r>
      <w:r w:rsidR="008E7795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(</w:t>
      </w:r>
      <w:r w:rsidR="008E7795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Internet</w:t>
      </w:r>
      <w:r w:rsidR="008E7795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>)</w:t>
      </w:r>
    </w:p>
    <w:p w14:paraId="3C72E81D" w14:textId="1F3E5B54" w:rsidR="00013530" w:rsidRDefault="00013530" w:rsidP="00013530">
      <w:pPr>
        <w:pStyle w:val="ListParagraph"/>
        <w:ind w:left="360" w:firstLine="36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>
        <w:rPr>
          <w:rFonts w:ascii="Phetsarath OT" w:eastAsia="Phetsarath OT" w:hAnsi="Phetsarath OT" w:cs="Phetsarath OT" w:hint="cs"/>
          <w:noProof/>
          <w:sz w:val="24"/>
          <w:szCs w:val="24"/>
          <w:lang w:val="lo-LA" w:bidi="lo-LA"/>
        </w:rPr>
        <w:lastRenderedPageBreak/>
        <w:drawing>
          <wp:inline distT="0" distB="0" distL="0" distR="0" wp14:anchorId="5C003F0D" wp14:editId="50F32082">
            <wp:extent cx="5731510" cy="25298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27A56" w14:textId="162ADC4D" w:rsidR="00AB2066" w:rsidRDefault="00AB2066" w:rsidP="00AB2066">
      <w:pPr>
        <w:pStyle w:val="ListParagraph"/>
        <w:ind w:left="360" w:firstLine="360"/>
        <w:jc w:val="center"/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ຮູບ </w:t>
      </w:r>
      <w:r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6 </w:t>
      </w:r>
      <w:r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ຜົນການກວດຈັບ</w:t>
      </w:r>
    </w:p>
    <w:p w14:paraId="5C5D8BD5" w14:textId="0765649E" w:rsidR="00AB2066" w:rsidRPr="000319DB" w:rsidRDefault="00AB2066" w:rsidP="00AB2066">
      <w:pPr>
        <w:pStyle w:val="ListParagraph"/>
        <w:numPr>
          <w:ilvl w:val="0"/>
          <w:numId w:val="2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AB2066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ສະຫຼຸບຜົນການຄົ້ນຄວ້າ ແລະ ຂໍ້ສະເໜີ</w:t>
      </w:r>
    </w:p>
    <w:p w14:paraId="0DC5410F" w14:textId="77777777" w:rsidR="000319DB" w:rsidRPr="000319DB" w:rsidRDefault="000319DB" w:rsidP="000319DB">
      <w:pPr>
        <w:pStyle w:val="ListParagraph"/>
        <w:numPr>
          <w:ilvl w:val="1"/>
          <w:numId w:val="2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AB2066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ສະຫຼຸບຜົນການຄົ້ນຄວ້າ</w:t>
      </w:r>
    </w:p>
    <w:p w14:paraId="6ABF1E53" w14:textId="3C3673D9" w:rsidR="00855DD9" w:rsidRPr="000B75BD" w:rsidRDefault="00772F92" w:rsidP="000B75BD">
      <w:pPr>
        <w:ind w:firstLine="72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ຈາກການຄົ້ນຄວ້າຄັ້ງ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ນີ້ເຫັນວ່າການເອົາຂໍ້ມູນລົດເຂົ້າໄປສ້າງເປັນແມ່ແບບແມ່ນ</w:t>
      </w:r>
      <w:r w:rsidR="000319DB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br/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ສາມາດເຮັດໄດ້ໂດຍການໃຊ້ເວລາໃນການຝຶກໃຫ້ລະບົບຮັບຮູ້ແມ່ນໄຊ້ເວລາປະມານ </w:t>
      </w:r>
      <w:r w:rsidR="00855DD9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2 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ຫາ</w:t>
      </w:r>
      <w:r w:rsidR="00855DD9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3</w:t>
      </w:r>
      <w:r w:rsidR="00855DD9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 ຊົ່ວໂມງໃນການຝຶກ.</w:t>
      </w:r>
    </w:p>
    <w:p w14:paraId="079AF9D3" w14:textId="4456F85E" w:rsidR="00772F92" w:rsidRPr="000B75BD" w:rsidRDefault="00855DD9" w:rsidP="000B75BD">
      <w:pPr>
        <w:ind w:firstLine="720"/>
        <w:rPr>
          <w:rFonts w:ascii="Phetsarath OT" w:eastAsia="Phetsarath OT" w:hAnsi="Phetsarath OT" w:cs="Phetsarath OT"/>
          <w:sz w:val="24"/>
          <w:szCs w:val="24"/>
          <w:lang w:val="en-US" w:bidi="lo-LA"/>
        </w:rPr>
      </w:pP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ສໍາລັບການທົດລອງການກວດຈັບໂດຍເອົາຂໍ້ມູນວີດີໂອແມ່ນມີການປະມວນຜົນເວລາປະມານ 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0.2 </w:t>
      </w:r>
      <w:r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ວິນາທີຕໍ່ 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th-TH"/>
        </w:rPr>
        <w:t xml:space="preserve">frame </w:t>
      </w:r>
      <w:r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3E15E1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ແລະ ສາມາດກວດຈັບ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, ນັບຈໍານວນລົດ</w:t>
      </w:r>
      <w:r w:rsidR="003E15E1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ໄດ້ສ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ະເພາະເສັ້ນທາງລົດເຂົ້າເທົ່ານັ້ນ ໂດຍຜ່ານການທົດລອງແມ່ນສາມາດກວດຈັບໄດ້ໂດຍຄ່າສະເລ່ຍ </w:t>
      </w:r>
      <w:r w:rsidR="00D9248F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90% 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 xml:space="preserve">ຈັກກ້ອງຖ່າຍວີດີໂອ </w:t>
      </w:r>
      <w:r w:rsidR="00D9248F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webcam</w:t>
      </w:r>
      <w:r w:rsidR="00D9248F" w:rsidRPr="000B75BD">
        <w:rPr>
          <w:rFonts w:ascii="Phetsarath OT" w:eastAsia="Phetsarath OT" w:hAnsi="Phetsarath OT" w:cs="Phetsarath OT"/>
          <w:sz w:val="24"/>
          <w:szCs w:val="24"/>
          <w:lang w:val="en-US" w:bidi="lo-LA"/>
        </w:rPr>
        <w:t xml:space="preserve"> </w:t>
      </w:r>
      <w:r w:rsidR="00D9248F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ຫຼຶ ໂທລະສັບ</w:t>
      </w:r>
      <w:r w:rsidR="000319DB" w:rsidRPr="000B75BD">
        <w:rPr>
          <w:rFonts w:ascii="Phetsarath OT" w:eastAsia="Phetsarath OT" w:hAnsi="Phetsarath OT" w:cs="Phetsarath OT" w:hint="cs"/>
          <w:sz w:val="24"/>
          <w:szCs w:val="24"/>
          <w:cs/>
          <w:lang w:val="en-US" w:bidi="lo-LA"/>
        </w:rPr>
        <w:t>.</w:t>
      </w:r>
    </w:p>
    <w:p w14:paraId="59FEC963" w14:textId="77777777" w:rsidR="00BA07AC" w:rsidRPr="00BA07AC" w:rsidRDefault="00A476DD" w:rsidP="00BA07AC">
      <w:pPr>
        <w:pStyle w:val="ListParagraph"/>
        <w:numPr>
          <w:ilvl w:val="1"/>
          <w:numId w:val="2"/>
        </w:numPr>
        <w:rPr>
          <w:rFonts w:ascii="Phetsarath OT" w:eastAsia="Phetsarath OT" w:hAnsi="Phetsarath OT" w:cs="Phetsarath OT"/>
          <w:sz w:val="28"/>
          <w:szCs w:val="28"/>
          <w:lang w:val="en-US" w:bidi="lo-LA"/>
        </w:rPr>
      </w:pPr>
      <w:r w:rsidRPr="00AB2066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ຂໍ້ສະເໜີ</w:t>
      </w:r>
    </w:p>
    <w:p w14:paraId="04E65817" w14:textId="64705FE7" w:rsidR="00BA07AC" w:rsidRDefault="00BA07AC" w:rsidP="00BA07AC">
      <w:pPr>
        <w:ind w:firstLine="720"/>
        <w:rPr>
          <w:rFonts w:ascii="Phetsarath OT" w:eastAsia="Phetsarath OT" w:hAnsi="Phetsarath OT" w:cs="Phetsarath OT"/>
          <w:sz w:val="24"/>
          <w:szCs w:val="24"/>
          <w:lang w:bidi="lo-LA"/>
        </w:rPr>
      </w:pPr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ຜ່ານການສຶກສາວິໄຈຄັ້ງນີ້ຍັງຄົງມີບັນຫາເລື່ອງການນັບຈໍານວນລົດ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ຈັບຄວາມໄວຂອງລົດ</w:t>
      </w:r>
      <w:r w:rsidRPr="00BA07AC"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ທີ່ສ່ວນມາຈາກທາງກົງກັນຂ້າມ</w:t>
      </w: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 xml:space="preserve"> ແລະ ຍັງບໍ່ສາມາດນັບຈໍານວນລົດຕາມການແຍກປະເພດລົດໄດ້.</w:t>
      </w:r>
    </w:p>
    <w:p w14:paraId="461BFE94" w14:textId="6E23C40E" w:rsidR="00BA07AC" w:rsidRDefault="000B75BD" w:rsidP="00BA07AC">
      <w:pPr>
        <w:ind w:firstLine="720"/>
        <w:rPr>
          <w:rFonts w:ascii="Phetsarath OT" w:eastAsia="Phetsarath OT" w:hAnsi="Phetsarath OT" w:cs="Phetsarath OT"/>
          <w:sz w:val="24"/>
          <w:szCs w:val="24"/>
          <w:lang w:bidi="lo-LA"/>
        </w:rPr>
      </w:pPr>
      <w:r>
        <w:rPr>
          <w:rFonts w:ascii="Phetsarath OT" w:eastAsia="Phetsarath OT" w:hAnsi="Phetsarath OT" w:cs="Phetsarath OT" w:hint="cs"/>
          <w:sz w:val="24"/>
          <w:szCs w:val="24"/>
          <w:cs/>
          <w:lang w:bidi="lo-LA"/>
        </w:rPr>
        <w:t>ດັ່ງນັ້ນຖ້າຕ້ອງການສຶກສາວິໃຈຄົ້ນຄວ້າຕໍ່ກໍ່ສາມາດເອົາໄປພັນຂະຫຍາຍຕໍ່ໂດຍການໃຊ້ເທັກນິກ ແລະ ວິທີການອື່ນເຂົ້າໄປຈໍາແນກເພີ່ມຕື່ມ.</w:t>
      </w:r>
    </w:p>
    <w:p w14:paraId="6D25317D" w14:textId="19DF6AAB" w:rsidR="00FE476A" w:rsidRDefault="00FE476A" w:rsidP="00FE476A">
      <w:pPr>
        <w:rPr>
          <w:rFonts w:ascii="Phetsarath OT" w:eastAsia="Phetsarath OT" w:hAnsi="Phetsarath OT" w:cs="Phetsarath OT"/>
          <w:b/>
          <w:bCs/>
          <w:sz w:val="28"/>
          <w:szCs w:val="28"/>
        </w:rPr>
      </w:pPr>
      <w:r w:rsidRPr="00984156">
        <w:rPr>
          <w:rFonts w:ascii="Phetsarath OT" w:eastAsia="Phetsarath OT" w:hAnsi="Phetsarath OT" w:cs="Phetsarath OT" w:hint="cs"/>
          <w:b/>
          <w:bCs/>
          <w:sz w:val="28"/>
          <w:szCs w:val="28"/>
          <w:cs/>
        </w:rPr>
        <w:t>ເອກະສານອ້າງອີງ</w:t>
      </w:r>
    </w:p>
    <w:p w14:paraId="2B0BEA34" w14:textId="6B481E0A" w:rsidR="00471675" w:rsidRPr="00941771" w:rsidRDefault="00471675" w:rsidP="00FE476A">
      <w:pPr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Cesar G.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Pachón-Suescún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, Javier O.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Pinzón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-Arenas, Robinson Jiménez-Moreno. (2019) Detection of Scratches on Cars by Means of CNN and R-CNN</w:t>
      </w:r>
    </w:p>
    <w:p w14:paraId="48B549F6" w14:textId="157E4233" w:rsidR="00471675" w:rsidRPr="00941771" w:rsidRDefault="00471675" w:rsidP="00471675">
      <w:pPr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Zhong-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Qiu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Zhao, Member, Peng Zheng,</w:t>
      </w:r>
      <w:r w:rsidR="008C2251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Shou-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tao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Xu, and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Xindong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Wu </w:t>
      </w:r>
      <w:r w:rsidR="008C2251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(2019)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Object Detection with Deep Learning</w:t>
      </w:r>
    </w:p>
    <w:p w14:paraId="27BE5C6C" w14:textId="0FB57815" w:rsidR="008C2251" w:rsidRPr="00941771" w:rsidRDefault="00FE7C1A" w:rsidP="00FE7C1A">
      <w:pPr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Natthapat.</w:t>
      </w:r>
      <w:r w:rsidR="00DE78BE"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s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cs/>
          <w:lang w:val="en-US" w:bidi="lo-LA"/>
        </w:rPr>
        <w:t xml:space="preserve"> </w:t>
      </w: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(2019) Traffic Signs Detection System by Using Deep Learning</w:t>
      </w:r>
    </w:p>
    <w:p w14:paraId="5B5E1268" w14:textId="39371AE0" w:rsidR="00DE78BE" w:rsidRPr="00941771" w:rsidRDefault="00DE78BE" w:rsidP="00FE7C1A">
      <w:pPr>
        <w:rPr>
          <w:rFonts w:ascii="Times New Roman" w:eastAsia="Phetsarath OT" w:hAnsi="Times New Roman" w:cs="Times New Roman"/>
          <w:sz w:val="24"/>
          <w:szCs w:val="24"/>
          <w:lang w:val="en-US" w:bidi="lo-LA"/>
        </w:rPr>
      </w:pP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lastRenderedPageBreak/>
        <w:t>Santisuk.J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 (2020) Elephant Detector by computer vision</w:t>
      </w:r>
    </w:p>
    <w:p w14:paraId="0015532C" w14:textId="16ACD61C" w:rsidR="00341F08" w:rsidRPr="00341F08" w:rsidRDefault="00EE7217" w:rsidP="008F618D">
      <w:pPr>
        <w:rPr>
          <w:rFonts w:ascii="Times New Roman" w:eastAsia="Phetsarath OT" w:hAnsi="Times New Roman" w:cs="DokChampa" w:hint="cs"/>
          <w:sz w:val="24"/>
          <w:szCs w:val="24"/>
          <w:cs/>
          <w:lang w:val="en-US" w:bidi="lo-LA"/>
        </w:rPr>
      </w:pPr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Joseph Redmon, Santosh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Divvala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 xml:space="preserve">, Ross </w:t>
      </w:r>
      <w:proofErr w:type="spellStart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Girshick</w:t>
      </w:r>
      <w:proofErr w:type="spellEnd"/>
      <w:r w:rsidRPr="00941771">
        <w:rPr>
          <w:rFonts w:ascii="Times New Roman" w:eastAsia="Phetsarath OT" w:hAnsi="Times New Roman" w:cs="Times New Roman"/>
          <w:sz w:val="24"/>
          <w:szCs w:val="24"/>
          <w:lang w:val="en-US" w:bidi="lo-LA"/>
        </w:rPr>
        <w:t>, Ali Farhadi. (2016) Real-Time Object Detection</w:t>
      </w:r>
    </w:p>
    <w:sectPr w:rsidR="00341F08" w:rsidRPr="00341F08">
      <w:foot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5CB70C" w14:textId="77777777" w:rsidR="00814629" w:rsidRDefault="00814629" w:rsidP="00984156">
      <w:pPr>
        <w:spacing w:after="0" w:line="240" w:lineRule="auto"/>
      </w:pPr>
      <w:r>
        <w:separator/>
      </w:r>
    </w:p>
  </w:endnote>
  <w:endnote w:type="continuationSeparator" w:id="0">
    <w:p w14:paraId="10D4E001" w14:textId="77777777" w:rsidR="00814629" w:rsidRDefault="00814629" w:rsidP="009841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hetsarath OT">
    <w:panose1 w:val="02000500000000000001"/>
    <w:charset w:val="81"/>
    <w:family w:val="auto"/>
    <w:pitch w:val="variable"/>
    <w:sig w:usb0="F7FFAEFF" w:usb1="FBDFFFFF" w:usb2="1FFBFFFF" w:usb3="00000000" w:csb0="803F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545CB4" w14:textId="77777777" w:rsidR="0031732E" w:rsidRDefault="0031732E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5FE3F05E" w14:textId="77777777" w:rsidR="0031732E" w:rsidRDefault="003173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D6B0AB" w14:textId="77777777" w:rsidR="00814629" w:rsidRDefault="00814629" w:rsidP="00984156">
      <w:pPr>
        <w:spacing w:after="0" w:line="240" w:lineRule="auto"/>
      </w:pPr>
      <w:r>
        <w:separator/>
      </w:r>
    </w:p>
  </w:footnote>
  <w:footnote w:type="continuationSeparator" w:id="0">
    <w:p w14:paraId="547B70A9" w14:textId="77777777" w:rsidR="00814629" w:rsidRDefault="00814629" w:rsidP="009841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4F3AC9"/>
    <w:multiLevelType w:val="hybridMultilevel"/>
    <w:tmpl w:val="E7DEB2C0"/>
    <w:lvl w:ilvl="0" w:tplc="4809000D">
      <w:start w:val="1"/>
      <w:numFmt w:val="bullet"/>
      <w:lvlText w:val=""/>
      <w:lvlJc w:val="left"/>
      <w:pPr>
        <w:ind w:left="81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" w15:restartNumberingAfterBreak="0">
    <w:nsid w:val="2EA81764"/>
    <w:multiLevelType w:val="hybridMultilevel"/>
    <w:tmpl w:val="2FF65BF8"/>
    <w:lvl w:ilvl="0" w:tplc="4809000F">
      <w:start w:val="1"/>
      <w:numFmt w:val="decimal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32971B6"/>
    <w:multiLevelType w:val="hybridMultilevel"/>
    <w:tmpl w:val="36D6FF08"/>
    <w:lvl w:ilvl="0" w:tplc="9B36EBE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Phetsarath OT" w:hAnsi="Phetsarath OT" w:hint="default"/>
      </w:rPr>
    </w:lvl>
    <w:lvl w:ilvl="1" w:tplc="4FD031E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Phetsarath OT" w:hAnsi="Phetsarath OT" w:hint="default"/>
      </w:rPr>
    </w:lvl>
    <w:lvl w:ilvl="2" w:tplc="BBAE70A6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Phetsarath OT" w:hAnsi="Phetsarath OT" w:hint="default"/>
      </w:rPr>
    </w:lvl>
    <w:lvl w:ilvl="3" w:tplc="33CEAF1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Phetsarath OT" w:hAnsi="Phetsarath OT" w:hint="default"/>
      </w:rPr>
    </w:lvl>
    <w:lvl w:ilvl="4" w:tplc="5D90BEF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Phetsarath OT" w:hAnsi="Phetsarath OT" w:hint="default"/>
      </w:rPr>
    </w:lvl>
    <w:lvl w:ilvl="5" w:tplc="93548CF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Phetsarath OT" w:hAnsi="Phetsarath OT" w:hint="default"/>
      </w:rPr>
    </w:lvl>
    <w:lvl w:ilvl="6" w:tplc="AE5EE8B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Phetsarath OT" w:hAnsi="Phetsarath OT" w:hint="default"/>
      </w:rPr>
    </w:lvl>
    <w:lvl w:ilvl="7" w:tplc="2FA4F08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Phetsarath OT" w:hAnsi="Phetsarath OT" w:hint="default"/>
      </w:rPr>
    </w:lvl>
    <w:lvl w:ilvl="8" w:tplc="6F98A2F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Phetsarath OT" w:hAnsi="Phetsarath OT" w:hint="default"/>
      </w:rPr>
    </w:lvl>
  </w:abstractNum>
  <w:abstractNum w:abstractNumId="3" w15:restartNumberingAfterBreak="0">
    <w:nsid w:val="7132564A"/>
    <w:multiLevelType w:val="hybridMultilevel"/>
    <w:tmpl w:val="3C501D96"/>
    <w:lvl w:ilvl="0" w:tplc="4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677CF9"/>
    <w:multiLevelType w:val="multilevel"/>
    <w:tmpl w:val="5EA8EC1A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Da xiong">
    <w15:presenceInfo w15:providerId="Windows Live" w15:userId="7a83ad0c15143d1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E85"/>
    <w:rsid w:val="00013530"/>
    <w:rsid w:val="000319DB"/>
    <w:rsid w:val="00037AB4"/>
    <w:rsid w:val="00043E2E"/>
    <w:rsid w:val="00077550"/>
    <w:rsid w:val="000A5F23"/>
    <w:rsid w:val="000B4A8D"/>
    <w:rsid w:val="000B75BD"/>
    <w:rsid w:val="000F5BE0"/>
    <w:rsid w:val="001241AB"/>
    <w:rsid w:val="00183C40"/>
    <w:rsid w:val="001B344F"/>
    <w:rsid w:val="002061A2"/>
    <w:rsid w:val="002275B4"/>
    <w:rsid w:val="0024170D"/>
    <w:rsid w:val="0026080B"/>
    <w:rsid w:val="0028248C"/>
    <w:rsid w:val="002A150E"/>
    <w:rsid w:val="002E22AA"/>
    <w:rsid w:val="0031732E"/>
    <w:rsid w:val="00327BDC"/>
    <w:rsid w:val="00341F08"/>
    <w:rsid w:val="003A1006"/>
    <w:rsid w:val="003A2135"/>
    <w:rsid w:val="003E15E1"/>
    <w:rsid w:val="003F0C45"/>
    <w:rsid w:val="00406EA8"/>
    <w:rsid w:val="004106B5"/>
    <w:rsid w:val="00433A13"/>
    <w:rsid w:val="00433EAD"/>
    <w:rsid w:val="00441766"/>
    <w:rsid w:val="00471675"/>
    <w:rsid w:val="004A579F"/>
    <w:rsid w:val="004D0026"/>
    <w:rsid w:val="004D6C1B"/>
    <w:rsid w:val="005041DD"/>
    <w:rsid w:val="00527C2A"/>
    <w:rsid w:val="0053297D"/>
    <w:rsid w:val="00545CED"/>
    <w:rsid w:val="0056488C"/>
    <w:rsid w:val="00575CE1"/>
    <w:rsid w:val="005B544E"/>
    <w:rsid w:val="005B604A"/>
    <w:rsid w:val="005D3CAC"/>
    <w:rsid w:val="00654A5E"/>
    <w:rsid w:val="00667315"/>
    <w:rsid w:val="00684C0B"/>
    <w:rsid w:val="0069046C"/>
    <w:rsid w:val="006A71AB"/>
    <w:rsid w:val="006C41A0"/>
    <w:rsid w:val="006E33A7"/>
    <w:rsid w:val="006F1109"/>
    <w:rsid w:val="00772F92"/>
    <w:rsid w:val="00795757"/>
    <w:rsid w:val="007A1254"/>
    <w:rsid w:val="007E05A2"/>
    <w:rsid w:val="007F6E85"/>
    <w:rsid w:val="008060D6"/>
    <w:rsid w:val="00814629"/>
    <w:rsid w:val="00855DD9"/>
    <w:rsid w:val="008A41CE"/>
    <w:rsid w:val="008A7DF8"/>
    <w:rsid w:val="008B6A1B"/>
    <w:rsid w:val="008C2251"/>
    <w:rsid w:val="008C6B1C"/>
    <w:rsid w:val="008E1392"/>
    <w:rsid w:val="008E7795"/>
    <w:rsid w:val="008F618D"/>
    <w:rsid w:val="00915363"/>
    <w:rsid w:val="00916591"/>
    <w:rsid w:val="00922E37"/>
    <w:rsid w:val="00941771"/>
    <w:rsid w:val="0096409C"/>
    <w:rsid w:val="00984156"/>
    <w:rsid w:val="009F192F"/>
    <w:rsid w:val="00A32E5C"/>
    <w:rsid w:val="00A476DD"/>
    <w:rsid w:val="00A90965"/>
    <w:rsid w:val="00AB2066"/>
    <w:rsid w:val="00AB3D1F"/>
    <w:rsid w:val="00B43161"/>
    <w:rsid w:val="00BA07AC"/>
    <w:rsid w:val="00BA56E3"/>
    <w:rsid w:val="00BC44EA"/>
    <w:rsid w:val="00BE6D19"/>
    <w:rsid w:val="00CB7640"/>
    <w:rsid w:val="00CC30AA"/>
    <w:rsid w:val="00CC53BC"/>
    <w:rsid w:val="00CD2D3A"/>
    <w:rsid w:val="00D151CC"/>
    <w:rsid w:val="00D23594"/>
    <w:rsid w:val="00D9248F"/>
    <w:rsid w:val="00DC28D3"/>
    <w:rsid w:val="00DC3A07"/>
    <w:rsid w:val="00DC7E82"/>
    <w:rsid w:val="00DE78BE"/>
    <w:rsid w:val="00E529D1"/>
    <w:rsid w:val="00E85144"/>
    <w:rsid w:val="00EA328B"/>
    <w:rsid w:val="00EE7217"/>
    <w:rsid w:val="00FB13D6"/>
    <w:rsid w:val="00FE2CA3"/>
    <w:rsid w:val="00FE476A"/>
    <w:rsid w:val="00FE75CC"/>
    <w:rsid w:val="00FE7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4CC0E"/>
  <w15:chartTrackingRefBased/>
  <w15:docId w15:val="{C5D925B9-E961-440A-995B-C91B3002E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E8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84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4156"/>
  </w:style>
  <w:style w:type="paragraph" w:styleId="Footer">
    <w:name w:val="footer"/>
    <w:basedOn w:val="Normal"/>
    <w:link w:val="FooterChar"/>
    <w:uiPriority w:val="99"/>
    <w:unhideWhenUsed/>
    <w:rsid w:val="0098415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41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499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0753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3759">
          <w:marLeft w:val="1987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66C45A-C71A-4793-85F9-771268E4C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1136</TotalTime>
  <Pages>7</Pages>
  <Words>1132</Words>
  <Characters>6459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 xiong</dc:creator>
  <cp:keywords/>
  <dc:description/>
  <cp:lastModifiedBy>Da xiong</cp:lastModifiedBy>
  <cp:revision>112</cp:revision>
  <dcterms:created xsi:type="dcterms:W3CDTF">2020-10-03T11:41:00Z</dcterms:created>
  <dcterms:modified xsi:type="dcterms:W3CDTF">2020-10-04T06:58:00Z</dcterms:modified>
</cp:coreProperties>
</file>