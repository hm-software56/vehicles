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E6D7BC4" w14:textId="77777777" w:rsidR="001B344F" w:rsidRDefault="001B344F" w:rsidP="001B344F">
      <w:pPr>
        <w:ind w:left="360" w:hanging="360"/>
        <w:jc w:val="center"/>
        <w:rPr>
          <w:rFonts w:ascii="Phetsarath OT" w:eastAsia="Phetsarath OT" w:hAnsi="Phetsarath OT" w:cs="Phetsarath OT"/>
          <w:b/>
          <w:bCs/>
          <w:sz w:val="28"/>
          <w:szCs w:val="28"/>
        </w:rPr>
      </w:pPr>
      <w:r w:rsidRPr="001B344F">
        <w:rPr>
          <w:rFonts w:ascii="Phetsarath OT" w:eastAsia="Phetsarath OT" w:hAnsi="Phetsarath OT" w:cs="Phetsarath OT"/>
          <w:b/>
          <w:bCs/>
          <w:sz w:val="28"/>
          <w:szCs w:val="28"/>
          <w:cs/>
          <w:lang w:bidi="lo-LA"/>
        </w:rPr>
        <w:t xml:space="preserve">ການກວດຈັບຄວາມໄວລົດ ແລະ ການນັບຈໍານວນລົດ ໂດຍໃຊ້ </w:t>
      </w:r>
      <w:r w:rsidRPr="00E85144">
        <w:rPr>
          <w:rFonts w:ascii="Times New Roman" w:eastAsia="Phetsarath OT" w:hAnsi="Times New Roman" w:cs="Times New Roman"/>
          <w:b/>
          <w:bCs/>
          <w:sz w:val="28"/>
          <w:szCs w:val="28"/>
        </w:rPr>
        <w:t>CNN-YOLO</w:t>
      </w:r>
    </w:p>
    <w:p w14:paraId="4855DA9C" w14:textId="1931C295" w:rsidR="001B344F" w:rsidRPr="00E85144" w:rsidRDefault="001B344F" w:rsidP="001B344F">
      <w:pPr>
        <w:ind w:left="360" w:hanging="360"/>
        <w:jc w:val="center"/>
        <w:rPr>
          <w:rFonts w:ascii="Times New Roman" w:eastAsia="Phetsarath OT" w:hAnsi="Times New Roman" w:cs="Times New Roman"/>
          <w:b/>
          <w:bCs/>
          <w:sz w:val="28"/>
          <w:szCs w:val="28"/>
        </w:rPr>
      </w:pPr>
      <w:r w:rsidRPr="00E85144">
        <w:rPr>
          <w:rFonts w:ascii="Times New Roman" w:eastAsia="Phetsarath OT" w:hAnsi="Times New Roman" w:cs="Times New Roman"/>
          <w:b/>
          <w:bCs/>
          <w:sz w:val="28"/>
          <w:szCs w:val="28"/>
        </w:rPr>
        <w:t>Vehicles Counting and Speed Detection Using CNN-YOLO</w:t>
      </w:r>
    </w:p>
    <w:p w14:paraId="25028055" w14:textId="37220525" w:rsidR="001B344F" w:rsidRDefault="00A944E5" w:rsidP="001B344F">
      <w:pPr>
        <w:ind w:left="360" w:hanging="360"/>
        <w:jc w:val="center"/>
        <w:rPr>
          <w:rFonts w:ascii="Phetsarath OT" w:eastAsia="Phetsarath OT" w:hAnsi="Phetsarath OT" w:cs="Phetsarath OT"/>
          <w:lang w:bidi="lo-LA"/>
        </w:rPr>
      </w:pPr>
      <w:ins w:id="0" w:author="Bounleuth VONGMANY" w:date="2020-10-04T14:49:00Z">
        <w:r>
          <w:rPr>
            <w:rFonts w:ascii="Phetsarath OT" w:eastAsia="Phetsarath OT" w:hAnsi="Phetsarath OT" w:cs="Phetsarath OT" w:hint="cs"/>
            <w:cs/>
            <w:lang w:bidi="lo-LA"/>
          </w:rPr>
          <w:t xml:space="preserve">ລັດສະໝີ ຈິດຕະວົງ, </w:t>
        </w:r>
      </w:ins>
      <w:r w:rsidR="001B344F" w:rsidRPr="001B344F">
        <w:rPr>
          <w:rFonts w:ascii="Phetsarath OT" w:eastAsia="Phetsarath OT" w:hAnsi="Phetsarath OT" w:cs="Phetsarath OT" w:hint="eastAsia"/>
          <w:cs/>
          <w:lang w:bidi="lo-LA"/>
        </w:rPr>
        <w:t>ດາຊົ່ງ</w:t>
      </w:r>
      <w:r w:rsidR="001B344F" w:rsidRPr="001B344F">
        <w:rPr>
          <w:rFonts w:ascii="Phetsarath OT" w:eastAsia="Phetsarath OT" w:hAnsi="Phetsarath OT" w:cs="Phetsarath OT" w:hint="eastAsia"/>
          <w:lang w:val="en-US"/>
        </w:rPr>
        <w:t xml:space="preserve"> </w:t>
      </w:r>
      <w:r w:rsidR="001B344F" w:rsidRPr="001B344F">
        <w:rPr>
          <w:rFonts w:ascii="Phetsarath OT" w:eastAsia="Phetsarath OT" w:hAnsi="Phetsarath OT" w:cs="Phetsarath OT" w:hint="eastAsia"/>
          <w:cs/>
          <w:lang w:bidi="lo-LA"/>
        </w:rPr>
        <w:t>ໂຊ້ງຢັງເຊັ່ງ</w:t>
      </w:r>
      <w:r w:rsidR="001B344F">
        <w:rPr>
          <w:rFonts w:ascii="Phetsarath OT" w:eastAsia="Phetsarath OT" w:hAnsi="Phetsarath OT" w:cs="Phetsarath OT" w:hint="cs"/>
          <w:cs/>
          <w:lang w:val="en-US" w:bidi="lo-LA"/>
        </w:rPr>
        <w:t xml:space="preserve">, </w:t>
      </w:r>
      <w:r w:rsidR="001B344F" w:rsidRPr="001B344F">
        <w:rPr>
          <w:rFonts w:ascii="Phetsarath OT" w:eastAsia="Phetsarath OT" w:hAnsi="Phetsarath OT" w:cs="Phetsarath OT" w:hint="eastAsia"/>
          <w:cs/>
          <w:lang w:bidi="lo-LA"/>
        </w:rPr>
        <w:t>ໄຊຕະພາບ</w:t>
      </w:r>
      <w:r w:rsidR="001B344F" w:rsidRPr="001B344F">
        <w:rPr>
          <w:rFonts w:ascii="Phetsarath OT" w:eastAsia="Phetsarath OT" w:hAnsi="Phetsarath OT" w:cs="Phetsarath OT" w:hint="eastAsia"/>
          <w:lang w:val="en-US"/>
        </w:rPr>
        <w:t xml:space="preserve"> </w:t>
      </w:r>
      <w:r w:rsidR="001B344F" w:rsidRPr="001B344F">
        <w:rPr>
          <w:rFonts w:ascii="Phetsarath OT" w:eastAsia="Phetsarath OT" w:hAnsi="Phetsarath OT" w:cs="Phetsarath OT" w:hint="eastAsia"/>
          <w:cs/>
          <w:lang w:bidi="lo-LA"/>
        </w:rPr>
        <w:t>ຮວງ</w:t>
      </w:r>
      <w:r w:rsidR="001B344F">
        <w:rPr>
          <w:rFonts w:ascii="Phetsarath OT" w:eastAsia="Phetsarath OT" w:hAnsi="Phetsarath OT" w:cs="Phetsarath OT" w:hint="cs"/>
          <w:cs/>
          <w:lang w:bidi="lo-LA"/>
        </w:rPr>
        <w:t xml:space="preserve">, </w:t>
      </w:r>
      <w:r w:rsidR="001B344F" w:rsidRPr="001B344F">
        <w:rPr>
          <w:rFonts w:ascii="Phetsarath OT" w:eastAsia="Phetsarath OT" w:hAnsi="Phetsarath OT" w:cs="Phetsarath OT" w:hint="eastAsia"/>
          <w:cs/>
          <w:lang w:bidi="lo-LA"/>
        </w:rPr>
        <w:t>ຫວື່ເລົ່າ</w:t>
      </w:r>
      <w:r w:rsidR="001B344F" w:rsidRPr="001B344F">
        <w:rPr>
          <w:rFonts w:ascii="Phetsarath OT" w:eastAsia="Phetsarath OT" w:hAnsi="Phetsarath OT" w:cs="Phetsarath OT" w:hint="eastAsia"/>
          <w:lang w:val="en-US"/>
        </w:rPr>
        <w:t xml:space="preserve"> </w:t>
      </w:r>
      <w:r w:rsidR="001B344F" w:rsidRPr="001B344F">
        <w:rPr>
          <w:rFonts w:ascii="Phetsarath OT" w:eastAsia="Phetsarath OT" w:hAnsi="Phetsarath OT" w:cs="Phetsarath OT" w:hint="eastAsia"/>
          <w:cs/>
          <w:lang w:bidi="lo-LA"/>
        </w:rPr>
        <w:t>ທອງພັນ</w:t>
      </w:r>
      <w:r w:rsidR="001B344F">
        <w:rPr>
          <w:rFonts w:ascii="Phetsarath OT" w:eastAsia="Phetsarath OT" w:hAnsi="Phetsarath OT" w:cs="Phetsarath OT" w:hint="cs"/>
          <w:cs/>
          <w:lang w:bidi="lo-LA"/>
        </w:rPr>
        <w:t>,</w:t>
      </w:r>
      <w:r w:rsidR="004D0026">
        <w:rPr>
          <w:rFonts w:ascii="Phetsarath OT" w:eastAsia="Phetsarath OT" w:hAnsi="Phetsarath OT" w:cs="Phetsarath OT" w:hint="cs"/>
          <w:cs/>
          <w:lang w:bidi="lo-LA"/>
        </w:rPr>
        <w:t xml:space="preserve"> </w:t>
      </w:r>
      <w:r w:rsidR="001B344F" w:rsidRPr="001B344F">
        <w:rPr>
          <w:rFonts w:ascii="Phetsarath OT" w:eastAsia="Phetsarath OT" w:hAnsi="Phetsarath OT" w:cs="Phetsarath OT" w:hint="eastAsia"/>
          <w:cs/>
          <w:lang w:bidi="lo-LA"/>
        </w:rPr>
        <w:t>ບຸນເລີດ</w:t>
      </w:r>
      <w:r w:rsidR="000D1A53">
        <w:rPr>
          <w:rFonts w:ascii="Phetsarath OT" w:eastAsia="Phetsarath OT" w:hAnsi="Phetsarath OT" w:cs="Phetsarath OT" w:hint="cs"/>
          <w:cs/>
          <w:lang w:bidi="lo-LA"/>
        </w:rPr>
        <w:t xml:space="preserve"> </w:t>
      </w:r>
      <w:r w:rsidR="001B344F" w:rsidRPr="001B344F">
        <w:rPr>
          <w:rFonts w:ascii="Phetsarath OT" w:eastAsia="Phetsarath OT" w:hAnsi="Phetsarath OT" w:cs="Phetsarath OT" w:hint="eastAsia"/>
          <w:cs/>
          <w:lang w:bidi="lo-LA"/>
        </w:rPr>
        <w:t>ວົງມະນີ</w:t>
      </w:r>
    </w:p>
    <w:p w14:paraId="51E8C95B" w14:textId="76E23E68" w:rsidR="001B344F" w:rsidRPr="001B344F" w:rsidRDefault="001B344F" w:rsidP="001B344F">
      <w:pPr>
        <w:ind w:left="360" w:hanging="360"/>
        <w:jc w:val="center"/>
        <w:rPr>
          <w:rFonts w:ascii="Phetsarath OT" w:eastAsia="Phetsarath OT" w:hAnsi="Phetsarath OT" w:cs="Phetsarath OT"/>
        </w:rPr>
      </w:pPr>
      <w:r w:rsidRPr="001B344F">
        <w:rPr>
          <w:rFonts w:ascii="Phetsarath OT" w:eastAsia="Phetsarath OT" w:hAnsi="Phetsarath OT" w:cs="Phetsarath OT"/>
          <w:cs/>
          <w:lang w:bidi="lo-LA"/>
        </w:rPr>
        <w:t>ພາກວ</w:t>
      </w:r>
      <w:r>
        <w:rPr>
          <w:rFonts w:ascii="Phetsarath OT" w:eastAsia="Phetsarath OT" w:hAnsi="Phetsarath OT" w:cs="Phetsarath OT" w:hint="cs"/>
          <w:cs/>
          <w:lang w:bidi="lo-LA"/>
        </w:rPr>
        <w:t>ິຊາວິທະຍາສາດຄອມພິວເຕີ</w:t>
      </w:r>
      <w:r w:rsidRPr="001B344F">
        <w:rPr>
          <w:rFonts w:ascii="Phetsarath OT" w:eastAsia="Phetsarath OT" w:hAnsi="Phetsarath OT" w:cs="Phetsarath OT"/>
        </w:rPr>
        <w:t xml:space="preserve">, </w:t>
      </w:r>
      <w:r w:rsidRPr="001B344F">
        <w:rPr>
          <w:rFonts w:ascii="Phetsarath OT" w:eastAsia="Phetsarath OT" w:hAnsi="Phetsarath OT" w:cs="Phetsarath OT"/>
          <w:cs/>
          <w:lang w:bidi="lo-LA"/>
        </w:rPr>
        <w:t>ຄະນະວ</w:t>
      </w:r>
      <w:r>
        <w:rPr>
          <w:rFonts w:ascii="Phetsarath OT" w:eastAsia="Phetsarath OT" w:hAnsi="Phetsarath OT" w:cs="Phetsarath OT" w:hint="cs"/>
          <w:cs/>
          <w:lang w:bidi="lo-LA"/>
        </w:rPr>
        <w:t>ິ</w:t>
      </w:r>
      <w:r w:rsidRPr="001B344F">
        <w:rPr>
          <w:rFonts w:ascii="Phetsarath OT" w:eastAsia="Phetsarath OT" w:hAnsi="Phetsarath OT" w:cs="Phetsarath OT"/>
          <w:cs/>
          <w:lang w:bidi="lo-LA"/>
        </w:rPr>
        <w:t>ທະຍາສາດທ</w:t>
      </w:r>
      <w:r>
        <w:rPr>
          <w:rFonts w:ascii="Phetsarath OT" w:eastAsia="Phetsarath OT" w:hAnsi="Phetsarath OT" w:cs="Phetsarath OT" w:hint="cs"/>
          <w:cs/>
          <w:lang w:bidi="lo-LA"/>
        </w:rPr>
        <w:t>ໍາ</w:t>
      </w:r>
      <w:r w:rsidRPr="001B344F">
        <w:rPr>
          <w:rFonts w:ascii="Phetsarath OT" w:eastAsia="Phetsarath OT" w:hAnsi="Phetsarath OT" w:cs="Phetsarath OT"/>
          <w:cs/>
          <w:lang w:bidi="lo-LA"/>
        </w:rPr>
        <w:t>ມະຊາດ</w:t>
      </w:r>
      <w:r w:rsidRPr="001B344F">
        <w:rPr>
          <w:rFonts w:ascii="Phetsarath OT" w:eastAsia="Phetsarath OT" w:hAnsi="Phetsarath OT" w:cs="Phetsarath OT"/>
        </w:rPr>
        <w:t xml:space="preserve">, </w:t>
      </w:r>
      <w:r w:rsidRPr="001B344F">
        <w:rPr>
          <w:rFonts w:ascii="Phetsarath OT" w:eastAsia="Phetsarath OT" w:hAnsi="Phetsarath OT" w:cs="Phetsarath OT"/>
          <w:cs/>
          <w:lang w:bidi="lo-LA"/>
        </w:rPr>
        <w:t>ມະຫາວ</w:t>
      </w:r>
      <w:r>
        <w:rPr>
          <w:rFonts w:ascii="Phetsarath OT" w:eastAsia="Phetsarath OT" w:hAnsi="Phetsarath OT" w:cs="Phetsarath OT" w:hint="cs"/>
          <w:cs/>
          <w:lang w:bidi="lo-LA"/>
        </w:rPr>
        <w:t>ິ</w:t>
      </w:r>
      <w:r w:rsidRPr="001B344F">
        <w:rPr>
          <w:rFonts w:ascii="Phetsarath OT" w:eastAsia="Phetsarath OT" w:hAnsi="Phetsarath OT" w:cs="Phetsarath OT"/>
          <w:cs/>
          <w:lang w:bidi="lo-LA"/>
        </w:rPr>
        <w:t>ທະຍາໄລແຫ</w:t>
      </w:r>
      <w:r>
        <w:rPr>
          <w:rFonts w:ascii="Phetsarath OT" w:eastAsia="Phetsarath OT" w:hAnsi="Phetsarath OT" w:cs="Phetsarath OT" w:hint="cs"/>
          <w:cs/>
          <w:lang w:bidi="lo-LA"/>
        </w:rPr>
        <w:t>່</w:t>
      </w:r>
      <w:r w:rsidRPr="001B344F">
        <w:rPr>
          <w:rFonts w:ascii="Phetsarath OT" w:eastAsia="Phetsarath OT" w:hAnsi="Phetsarath OT" w:cs="Phetsarath OT"/>
          <w:cs/>
          <w:lang w:bidi="lo-LA"/>
        </w:rPr>
        <w:t>ງຊາດ</w:t>
      </w:r>
    </w:p>
    <w:p w14:paraId="1054B357" w14:textId="77777777" w:rsidR="00A90965" w:rsidRDefault="0024170D" w:rsidP="00A90965">
      <w:pPr>
        <w:ind w:left="360" w:hanging="360"/>
        <w:rPr>
          <w:rFonts w:ascii="Phetsarath OT" w:eastAsia="Phetsarath OT" w:hAnsi="Phetsarath OT" w:cs="Phetsarath OT"/>
          <w:b/>
          <w:bCs/>
          <w:sz w:val="28"/>
          <w:szCs w:val="28"/>
        </w:rPr>
      </w:pPr>
      <w:r w:rsidRPr="0024170D">
        <w:rPr>
          <w:rFonts w:ascii="Phetsarath OT" w:eastAsia="Phetsarath OT" w:hAnsi="Phetsarath OT" w:cs="Phetsarath OT" w:hint="cs"/>
          <w:b/>
          <w:bCs/>
          <w:sz w:val="28"/>
          <w:szCs w:val="28"/>
          <w:cs/>
        </w:rPr>
        <w:t>ບົດຄັດຫຍໍ້</w:t>
      </w:r>
    </w:p>
    <w:p w14:paraId="586023F6" w14:textId="70A5ECE5" w:rsidR="00575CE1" w:rsidRDefault="007E05A2" w:rsidP="0055369A">
      <w:pPr>
        <w:ind w:firstLine="567"/>
        <w:jc w:val="thaiDistribute"/>
        <w:rPr>
          <w:rFonts w:ascii="Phetsarath OT" w:eastAsia="Phetsarath OT" w:hAnsi="Phetsarath OT" w:cs="Phetsarath OT"/>
          <w:sz w:val="24"/>
          <w:szCs w:val="24"/>
          <w:lang w:val="en-US" w:bidi="lo-LA"/>
        </w:rPr>
      </w:pPr>
      <w:r w:rsidRPr="00A90965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ງານວິໄຈນີ້ມີຈຸດປະສົງ</w:t>
      </w:r>
      <w:del w:id="1" w:author="Bounleuth VONGMANY" w:date="2020-10-04T14:50:00Z">
        <w:r w:rsidRPr="00A90965" w:rsidDel="00A944E5">
          <w:rPr>
            <w:rFonts w:ascii="Phetsarath OT" w:eastAsia="Phetsarath OT" w:hAnsi="Phetsarath OT" w:cs="Phetsarath OT" w:hint="cs"/>
            <w:sz w:val="24"/>
            <w:szCs w:val="24"/>
            <w:cs/>
            <w:lang w:bidi="lo-LA"/>
          </w:rPr>
          <w:delText>ເພຶ່ອ</w:delText>
        </w:r>
      </w:del>
      <w:ins w:id="2" w:author="Bounleuth VONGMANY" w:date="2020-10-04T14:50:00Z">
        <w:r w:rsidR="00A944E5">
          <w:rPr>
            <w:rFonts w:ascii="Phetsarath OT" w:eastAsia="Phetsarath OT" w:hAnsi="Phetsarath OT" w:cs="Phetsarath OT" w:hint="cs"/>
            <w:sz w:val="24"/>
            <w:szCs w:val="24"/>
            <w:cs/>
            <w:lang w:bidi="lo-LA"/>
          </w:rPr>
          <w:t>ເພື່ອ</w:t>
        </w:r>
      </w:ins>
      <w:del w:id="3" w:author="Bounleuth VONGMANY" w:date="2020-10-04T14:51:00Z">
        <w:r w:rsidRPr="00A90965" w:rsidDel="00A944E5">
          <w:rPr>
            <w:rFonts w:ascii="Phetsarath OT" w:eastAsia="Phetsarath OT" w:hAnsi="Phetsarath OT" w:cs="Phetsarath OT" w:hint="cs"/>
            <w:sz w:val="24"/>
            <w:szCs w:val="24"/>
            <w:cs/>
            <w:lang w:bidi="lo-LA"/>
          </w:rPr>
          <w:delText>ສ້າງ</w:delText>
        </w:r>
      </w:del>
      <w:ins w:id="4" w:author="Bounleuth VONGMANY" w:date="2020-10-04T14:51:00Z">
        <w:r w:rsidR="00A944E5">
          <w:rPr>
            <w:rFonts w:ascii="Phetsarath OT" w:eastAsia="Phetsarath OT" w:hAnsi="Phetsarath OT" w:cs="Phetsarath OT" w:hint="cs"/>
            <w:sz w:val="24"/>
            <w:szCs w:val="24"/>
            <w:cs/>
            <w:lang w:bidi="lo-LA"/>
          </w:rPr>
          <w:t>ພັດທະນາ</w:t>
        </w:r>
      </w:ins>
      <w:r w:rsidR="0055369A" w:rsidRPr="00A90965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ແມ່ແບບ</w:t>
      </w:r>
      <w:ins w:id="5" w:author="Bounleuth VONGMANY" w:date="2020-10-04T14:52:00Z">
        <w:r w:rsidR="00A944E5">
          <w:rPr>
            <w:rFonts w:ascii="Phetsarath OT" w:eastAsia="Phetsarath OT" w:hAnsi="Phetsarath OT" w:cs="Phetsarath OT"/>
            <w:sz w:val="24"/>
            <w:szCs w:val="24"/>
            <w:lang w:val="en-US" w:bidi="lo-LA"/>
          </w:rPr>
          <w:t xml:space="preserve"> </w:t>
        </w:r>
      </w:ins>
      <w:r w:rsidR="00A90965" w:rsidRPr="00E85144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(</w:t>
      </w:r>
      <w:del w:id="6" w:author="Bounleuth VONGMANY" w:date="2020-10-04T14:52:00Z">
        <w:r w:rsidR="00A90965" w:rsidRPr="00E85144" w:rsidDel="00A944E5">
          <w:rPr>
            <w:rFonts w:ascii="Times New Roman" w:eastAsia="Phetsarath OT" w:hAnsi="Times New Roman" w:cs="Times New Roman"/>
            <w:sz w:val="24"/>
            <w:szCs w:val="24"/>
            <w:lang w:val="en-US" w:bidi="lo-LA"/>
          </w:rPr>
          <w:delText>model</w:delText>
        </w:r>
      </w:del>
      <w:ins w:id="7" w:author="Bounleuth VONGMANY" w:date="2020-10-04T14:52:00Z">
        <w:r w:rsidR="00A944E5">
          <w:rPr>
            <w:rFonts w:ascii="Times New Roman" w:eastAsia="Phetsarath OT" w:hAnsi="Times New Roman" w:cs="DokChampa"/>
            <w:sz w:val="24"/>
            <w:szCs w:val="24"/>
            <w:lang w:val="en-US" w:bidi="th-TH"/>
          </w:rPr>
          <w:t>M</w:t>
        </w:r>
        <w:r w:rsidR="00A944E5" w:rsidRPr="00E85144">
          <w:rPr>
            <w:rFonts w:ascii="Times New Roman" w:eastAsia="Phetsarath OT" w:hAnsi="Times New Roman" w:cs="Times New Roman"/>
            <w:sz w:val="24"/>
            <w:szCs w:val="24"/>
            <w:lang w:val="en-US" w:bidi="lo-LA"/>
          </w:rPr>
          <w:t>odel</w:t>
        </w:r>
      </w:ins>
      <w:r w:rsidR="00A90965" w:rsidRPr="00E85144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)</w:t>
      </w:r>
      <w:r w:rsidR="004A579F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 xml:space="preserve"> ຂອງປະເພດລົດ ແລະ </w:t>
      </w:r>
      <w:r w:rsidR="00A90965">
        <w:rPr>
          <w:rFonts w:ascii="Phetsarath OT" w:eastAsia="Phetsarath OT" w:hAnsi="Phetsarath OT" w:cs="Phetsarath OT"/>
          <w:sz w:val="24"/>
          <w:szCs w:val="24"/>
          <w:lang w:val="en-US" w:bidi="lo-LA"/>
        </w:rPr>
        <w:t xml:space="preserve"> </w:t>
      </w:r>
      <w:del w:id="8" w:author="Bounleuth VONGMANY" w:date="2020-10-04T14:51:00Z">
        <w:r w:rsidR="004A579F" w:rsidDel="00A944E5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delText>ສ້າງ</w:delText>
        </w:r>
      </w:del>
      <w:ins w:id="9" w:author="Bounleuth VONGMANY" w:date="2020-10-04T14:51:00Z">
        <w:r w:rsidR="00A944E5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>ພັດທະນາ</w:t>
        </w:r>
      </w:ins>
      <w:r w:rsidR="004A579F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ລະບົບການກວດຈັບ</w:t>
      </w:r>
      <w:r w:rsidR="000D1A53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ເພື່ອ</w:t>
      </w:r>
      <w:r w:rsidR="00A90965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ຈະໄປສອນໃຫ້</w:t>
      </w:r>
      <w:r w:rsidR="0053297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ລະບົບ</w:t>
      </w:r>
      <w:r w:rsidR="00A90965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ຮັບຮູ້ການກວດຈັບ</w:t>
      </w:r>
      <w:ins w:id="10" w:author="Bounleuth VONGMANY" w:date="2020-10-04T14:56:00Z">
        <w:r w:rsidR="006F3A6E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>ຄວາມໄວ ແລະ ນັບຈໍານວນລົດ</w:t>
        </w:r>
      </w:ins>
      <w:del w:id="11" w:author="Bounleuth VONGMANY" w:date="2020-10-04T14:56:00Z">
        <w:r w:rsidR="00A90965" w:rsidDel="006F3A6E">
          <w:rPr>
            <w:rFonts w:ascii="Phetsarath OT" w:eastAsia="Phetsarath OT" w:hAnsi="Phetsarath OT" w:cs="Phetsarath OT"/>
            <w:sz w:val="24"/>
            <w:szCs w:val="24"/>
            <w:lang w:val="en-US" w:bidi="lo-LA"/>
          </w:rPr>
          <w:delText xml:space="preserve">, </w:delText>
        </w:r>
        <w:r w:rsidR="00A90965" w:rsidDel="006F3A6E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delText xml:space="preserve">ນັບຈໍານວນ ແລະ ຄິດໄລ່ຄວາມໄວ </w:delText>
        </w:r>
        <w:r w:rsidR="0053297D" w:rsidDel="006F3A6E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delText>ຂອງ</w:delText>
        </w:r>
        <w:r w:rsidR="00A90965" w:rsidDel="006F3A6E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delText>ລົດ</w:delText>
        </w:r>
      </w:del>
      <w:r w:rsidR="0053297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ຈາກພາບ</w:t>
      </w:r>
      <w:del w:id="12" w:author="Bounleuth VONGMANY" w:date="2020-10-04T14:38:00Z">
        <w:r w:rsidR="0053297D" w:rsidDel="00627E1C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delText>ວິດີໂອ</w:delText>
        </w:r>
      </w:del>
      <w:ins w:id="13" w:author="Bounleuth VONGMANY" w:date="2020-10-04T14:53:00Z">
        <w:r w:rsidR="00A944E5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>ວິດີໂອ</w:t>
        </w:r>
      </w:ins>
      <w:r w:rsidR="0053297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 xml:space="preserve"> ຫຼ</w:t>
      </w:r>
      <w:r w:rsidR="000D1A53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ື</w:t>
      </w:r>
      <w:r w:rsidR="0053297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 xml:space="preserve"> ກ້ອງຖ່າຍພາບ</w:t>
      </w:r>
      <w:del w:id="14" w:author="Bounleuth VONGMANY" w:date="2020-10-04T14:54:00Z">
        <w:r w:rsidR="0053297D" w:rsidDel="00A944E5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delText>ວິດິໂອ</w:delText>
        </w:r>
      </w:del>
      <w:ins w:id="15" w:author="Bounleuth VONGMANY" w:date="2020-10-04T14:54:00Z">
        <w:r w:rsidR="00A944E5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>ວິດີໂອ</w:t>
        </w:r>
      </w:ins>
      <w:r w:rsidR="0053297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ຕາມທ້ອງຖະໜົນທີ່ມີກ້ອງ</w:t>
      </w:r>
      <w:del w:id="16" w:author="Da xiong" w:date="2020-10-04T11:36:00Z">
        <w:r w:rsidR="00A90965" w:rsidDel="00A90965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delText>ຂອງລົດ</w:delText>
        </w:r>
      </w:del>
      <w:r w:rsidR="0053297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, ໂດຍມີເປົ້າໝາຍ</w:t>
      </w:r>
      <w:r w:rsidR="000D1A53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ເພື່ອ</w:t>
      </w:r>
      <w:r w:rsidR="0053297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ຊ່ວຍການກວດຈັບ</w:t>
      </w:r>
      <w:ins w:id="17" w:author="Bounleuth VONGMANY" w:date="2020-10-04T14:55:00Z">
        <w:r w:rsidR="00A944E5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>ຄວາມໄວ</w:t>
        </w:r>
      </w:ins>
      <w:ins w:id="18" w:author="Bounleuth VONGMANY" w:date="2020-10-04T14:57:00Z">
        <w:r w:rsidR="006F3A6E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 xml:space="preserve"> </w:t>
        </w:r>
      </w:ins>
      <w:del w:id="19" w:author="Bounleuth VONGMANY" w:date="2020-10-04T14:55:00Z">
        <w:r w:rsidR="0053297D" w:rsidDel="00A944E5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delText xml:space="preserve">, ນັບຈໍານວນ </w:delText>
        </w:r>
      </w:del>
      <w:r w:rsidR="0053297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 xml:space="preserve">ແລະ </w:t>
      </w:r>
      <w:ins w:id="20" w:author="Bounleuth VONGMANY" w:date="2020-10-04T14:55:00Z">
        <w:r w:rsidR="00A944E5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>ນັບຈໍານວນ</w:t>
        </w:r>
        <w:r w:rsidR="006F3A6E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>ລົດ</w:t>
        </w:r>
      </w:ins>
      <w:del w:id="21" w:author="Bounleuth VONGMANY" w:date="2020-10-04T14:55:00Z">
        <w:r w:rsidR="0053297D" w:rsidDel="00A944E5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delText>ຈັບ</w:delText>
        </w:r>
      </w:del>
      <w:ins w:id="22" w:author="Bounleuth VONGMANY" w:date="2020-10-04T14:55:00Z">
        <w:r w:rsidR="00A944E5" w:rsidDel="00A944E5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 xml:space="preserve"> </w:t>
        </w:r>
      </w:ins>
      <w:del w:id="23" w:author="Bounleuth VONGMANY" w:date="2020-10-04T14:55:00Z">
        <w:r w:rsidR="0053297D" w:rsidDel="00A944E5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delText>ຄວາມໄວ</w:delText>
        </w:r>
      </w:del>
      <w:r w:rsidR="0053297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ຕາມແຕ່ລະສະຖານທີ່ທີ</w:t>
      </w:r>
      <w:r w:rsidR="000D1A53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່</w:t>
      </w:r>
      <w:r w:rsidR="0053297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ມີກ້ອງຕິດ</w:t>
      </w:r>
      <w:r w:rsidR="006E33A7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ຕັ້ງ</w:t>
      </w:r>
      <w:r w:rsidR="0055369A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ຢູ່</w:t>
      </w:r>
      <w:r w:rsidR="004A579F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.</w:t>
      </w:r>
    </w:p>
    <w:p w14:paraId="78B62EE8" w14:textId="2EE637A0" w:rsidR="0024170D" w:rsidRPr="00E85144" w:rsidRDefault="00545CED" w:rsidP="0055369A">
      <w:pPr>
        <w:ind w:firstLine="567"/>
        <w:jc w:val="thaiDistribute"/>
        <w:rPr>
          <w:rFonts w:ascii="Phetsarath OT" w:eastAsia="Phetsarath OT" w:hAnsi="Phetsarath OT" w:cs="Phetsarath OT"/>
          <w:sz w:val="24"/>
          <w:szCs w:val="24"/>
          <w:lang w:val="en-US" w:bidi="lo-LA"/>
        </w:rPr>
      </w:pPr>
      <w:del w:id="24" w:author="Bounleuth VONGMANY" w:date="2020-10-04T14:57:00Z">
        <w:r w:rsidRPr="00A90965" w:rsidDel="006F3A6E">
          <w:rPr>
            <w:rFonts w:ascii="Phetsarath OT" w:eastAsia="Phetsarath OT" w:hAnsi="Phetsarath OT" w:cs="Phetsarath OT" w:hint="cs"/>
            <w:sz w:val="24"/>
            <w:szCs w:val="24"/>
            <w:cs/>
            <w:lang w:bidi="lo-LA"/>
          </w:rPr>
          <w:delText>ງານວິໄຈ</w:delText>
        </w:r>
      </w:del>
      <w:r w:rsidR="00575CE1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ຜົນການວິໄຈ</w:t>
      </w:r>
      <w:r w:rsidR="004D6C1B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ນີ້ເປັນການ</w:t>
      </w:r>
      <w:del w:id="25" w:author="Bounleuth VONGMANY" w:date="2020-10-04T14:51:00Z">
        <w:r w:rsidR="004D6C1B" w:rsidDel="00A944E5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delText>ສ້າງ</w:delText>
        </w:r>
      </w:del>
      <w:ins w:id="26" w:author="Bounleuth VONGMANY" w:date="2020-10-04T14:51:00Z">
        <w:r w:rsidR="00A944E5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>ພັດທະນາ</w:t>
        </w:r>
      </w:ins>
      <w:r w:rsidR="004D6C1B" w:rsidRPr="00A90965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ແມ່ແບບ</w:t>
      </w:r>
      <w:ins w:id="27" w:author="Bounleuth VONGMANY" w:date="2020-10-04T14:52:00Z">
        <w:r w:rsidR="00A944E5">
          <w:rPr>
            <w:rFonts w:ascii="Phetsarath OT" w:eastAsia="Phetsarath OT" w:hAnsi="Phetsarath OT" w:cs="Phetsarath OT"/>
            <w:sz w:val="24"/>
            <w:szCs w:val="24"/>
            <w:lang w:val="en-US" w:bidi="lo-LA"/>
          </w:rPr>
          <w:t xml:space="preserve"> </w:t>
        </w:r>
      </w:ins>
      <w:r w:rsidR="004D6C1B" w:rsidRPr="00E85144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(</w:t>
      </w:r>
      <w:del w:id="28" w:author="Bounleuth VONGMANY" w:date="2020-10-04T14:58:00Z">
        <w:r w:rsidR="004D6C1B" w:rsidRPr="00E85144" w:rsidDel="006F3A6E">
          <w:rPr>
            <w:rFonts w:ascii="Times New Roman" w:eastAsia="Phetsarath OT" w:hAnsi="Times New Roman" w:cs="Times New Roman"/>
            <w:sz w:val="24"/>
            <w:szCs w:val="24"/>
            <w:lang w:val="en-US" w:bidi="lo-LA"/>
          </w:rPr>
          <w:delText>model</w:delText>
        </w:r>
      </w:del>
      <w:ins w:id="29" w:author="Bounleuth VONGMANY" w:date="2020-10-04T14:58:00Z">
        <w:r w:rsidR="006F3A6E">
          <w:rPr>
            <w:rFonts w:ascii="Times New Roman" w:eastAsia="Phetsarath OT" w:hAnsi="Times New Roman" w:cs="DokChampa"/>
            <w:sz w:val="24"/>
            <w:szCs w:val="24"/>
            <w:lang w:val="en-US" w:bidi="th-TH"/>
          </w:rPr>
          <w:t>M</w:t>
        </w:r>
        <w:r w:rsidR="006F3A6E" w:rsidRPr="00E85144">
          <w:rPr>
            <w:rFonts w:ascii="Times New Roman" w:eastAsia="Phetsarath OT" w:hAnsi="Times New Roman" w:cs="Times New Roman"/>
            <w:sz w:val="24"/>
            <w:szCs w:val="24"/>
            <w:lang w:val="en-US" w:bidi="lo-LA"/>
          </w:rPr>
          <w:t>odel</w:t>
        </w:r>
      </w:ins>
      <w:r w:rsidR="004D6C1B" w:rsidRPr="00E85144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)</w:t>
      </w:r>
      <w:r w:rsidR="004D6C1B">
        <w:rPr>
          <w:rFonts w:ascii="Phetsarath OT" w:eastAsia="Phetsarath OT" w:hAnsi="Phetsarath OT" w:cs="Phetsarath OT"/>
          <w:sz w:val="24"/>
          <w:szCs w:val="24"/>
          <w:lang w:val="en-US" w:bidi="lo-LA"/>
        </w:rPr>
        <w:t xml:space="preserve"> </w:t>
      </w:r>
      <w:r w:rsidR="004D6C1B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 xml:space="preserve">ແລະ </w:t>
      </w:r>
      <w:del w:id="30" w:author="Bounleuth VONGMANY" w:date="2020-10-04T14:51:00Z">
        <w:r w:rsidR="004D6C1B" w:rsidDel="00A944E5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delText>ສ້າງ</w:delText>
        </w:r>
      </w:del>
      <w:ins w:id="31" w:author="Bounleuth VONGMANY" w:date="2020-10-04T14:51:00Z">
        <w:r w:rsidR="00A944E5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>ພັດທະນາ</w:t>
        </w:r>
      </w:ins>
      <w:r w:rsidR="004D6C1B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ລະບົບການກວດຈັບໂດຍການນໍາໃຊ້ທາງເຕັກນ</w:t>
      </w:r>
      <w:r w:rsidR="0055369A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ິ</w:t>
      </w:r>
      <w:r w:rsidR="004D6C1B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 xml:space="preserve">ກຫຼັກການຂອງ </w:t>
      </w:r>
      <w:r w:rsidR="004D6C1B" w:rsidRPr="00E85144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CNN – YOLO</w:t>
      </w:r>
      <w:r w:rsidR="004D6C1B">
        <w:rPr>
          <w:rFonts w:ascii="Phetsarath OT" w:eastAsia="Phetsarath OT" w:hAnsi="Phetsarath OT" w:cs="Phetsarath OT"/>
          <w:sz w:val="24"/>
          <w:szCs w:val="24"/>
          <w:lang w:val="en-US" w:bidi="lo-LA"/>
        </w:rPr>
        <w:t xml:space="preserve"> </w:t>
      </w:r>
      <w:r w:rsidR="00AB3D1F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 xml:space="preserve">ເພາະເປັນ </w:t>
      </w:r>
      <w:r w:rsidR="00AB3D1F" w:rsidRPr="00E85144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Algorithms</w:t>
      </w:r>
      <w:r w:rsidR="005D3CAC">
        <w:rPr>
          <w:rFonts w:ascii="Phetsarath OT" w:eastAsia="Phetsarath OT" w:hAnsi="Phetsarath OT" w:cs="Phetsarath OT"/>
          <w:sz w:val="24"/>
          <w:szCs w:val="24"/>
          <w:lang w:val="en-US" w:bidi="lo-LA"/>
        </w:rPr>
        <w:t xml:space="preserve"> </w:t>
      </w:r>
      <w:r w:rsidR="0055369A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ທີ່</w:t>
      </w:r>
      <w:r w:rsidR="005D3CAC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 xml:space="preserve">ໃຊ້ໃນ </w:t>
      </w:r>
      <w:r w:rsidR="005D3CAC" w:rsidRPr="00E85144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Deep learning</w:t>
      </w:r>
      <w:r w:rsidR="005D3CAC">
        <w:rPr>
          <w:rFonts w:ascii="Phetsarath OT" w:eastAsia="Phetsarath OT" w:hAnsi="Phetsarath OT" w:cs="Phetsarath OT"/>
          <w:sz w:val="24"/>
          <w:szCs w:val="24"/>
          <w:lang w:val="en-US" w:bidi="lo-LA"/>
        </w:rPr>
        <w:t xml:space="preserve"> </w:t>
      </w:r>
      <w:r w:rsidR="00AB3D1F">
        <w:rPr>
          <w:rFonts w:ascii="Phetsarath OT" w:eastAsia="Phetsarath OT" w:hAnsi="Phetsarath OT" w:cs="Phetsarath OT"/>
          <w:sz w:val="24"/>
          <w:szCs w:val="24"/>
          <w:lang w:val="en-US" w:bidi="lo-LA"/>
        </w:rPr>
        <w:t xml:space="preserve"> </w:t>
      </w:r>
      <w:r w:rsidR="00AB3D1F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ທີ່ອອກແບບມາສະເພາະເລ</w:t>
      </w:r>
      <w:ins w:id="32" w:author="Bounleuth VONGMANY" w:date="2020-10-04T15:01:00Z">
        <w:r w:rsidR="006F3A6E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>ື່</w:t>
        </w:r>
      </w:ins>
      <w:del w:id="33" w:author="Bounleuth VONGMANY" w:date="2020-10-04T15:00:00Z">
        <w:r w:rsidR="00AB3D1F" w:rsidDel="006F3A6E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delText>ຶ່</w:delText>
        </w:r>
      </w:del>
      <w:r w:rsidR="00AB3D1F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ອງການຄໍານວນຫາຄຸນ</w:t>
      </w:r>
      <w:ins w:id="34" w:author="Bounleuth VONGMANY" w:date="2020-10-04T15:01:00Z">
        <w:r w:rsidR="006F3A6E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>ລັ</w:t>
        </w:r>
      </w:ins>
      <w:del w:id="35" w:author="Bounleuth VONGMANY" w:date="2020-10-04T15:01:00Z">
        <w:r w:rsidR="00AB3D1F" w:rsidDel="006F3A6E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delText>ຫຼັ</w:delText>
        </w:r>
      </w:del>
      <w:r w:rsidR="00AB3D1F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ກສະນະຂອງຮູບພາບ</w:t>
      </w:r>
      <w:r w:rsidR="000F5BE0">
        <w:rPr>
          <w:rFonts w:ascii="Phetsarath OT" w:eastAsia="Phetsarath OT" w:hAnsi="Phetsarath OT" w:cs="Phetsarath OT"/>
          <w:sz w:val="24"/>
          <w:szCs w:val="24"/>
          <w:lang w:val="en-US" w:bidi="lo-LA"/>
        </w:rPr>
        <w:t xml:space="preserve"> </w:t>
      </w:r>
      <w:r w:rsidR="000F5BE0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ຈາກການ</w:t>
      </w:r>
      <w:r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 xml:space="preserve">ພັດທະນາ ແລະ </w:t>
      </w:r>
      <w:r w:rsidR="000F5BE0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ທົດລອງລະບົບເຫັນວ່າ</w:t>
      </w:r>
      <w:ins w:id="36" w:author="Bounleuth VONGMANY" w:date="2020-10-04T15:01:00Z">
        <w:r w:rsidR="006F3A6E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>ມີ</w:t>
        </w:r>
      </w:ins>
      <w:r w:rsidR="000F5BE0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 xml:space="preserve">ການກວດຈັບໂດຍໃຊ້ </w:t>
      </w:r>
      <w:r w:rsidR="000F5BE0" w:rsidRPr="00E85144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CNN</w:t>
      </w:r>
      <w:r w:rsidR="0096409C" w:rsidRPr="00E85144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 xml:space="preserve"> – YOLO</w:t>
      </w:r>
      <w:r w:rsidR="0096409C">
        <w:rPr>
          <w:rFonts w:ascii="Phetsarath OT" w:eastAsia="Phetsarath OT" w:hAnsi="Phetsarath OT" w:cs="Phetsarath OT"/>
          <w:sz w:val="24"/>
          <w:szCs w:val="24"/>
          <w:lang w:val="en-US" w:bidi="lo-LA"/>
        </w:rPr>
        <w:t xml:space="preserve"> </w:t>
      </w:r>
      <w:r w:rsidR="0096409C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ເຫັນວ່າມີ</w:t>
      </w:r>
      <w:ins w:id="37" w:author="Bounleuth VONGMANY" w:date="2020-10-04T15:02:00Z">
        <w:r w:rsidR="006F3A6E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>ຄວາມຖືກຕ້ອງ</w:t>
        </w:r>
      </w:ins>
      <w:ins w:id="38" w:author="Bounleuth VONGMANY" w:date="2020-10-04T15:03:00Z">
        <w:r w:rsidR="006F3A6E" w:rsidDel="006F3A6E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 xml:space="preserve"> </w:t>
        </w:r>
      </w:ins>
      <w:del w:id="39" w:author="Bounleuth VONGMANY" w:date="2020-10-04T15:03:00Z">
        <w:r w:rsidR="0096409C" w:rsidDel="006F3A6E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delText>ການກວດຈັບໄດ້</w:delText>
        </w:r>
        <w:r w:rsidR="004C49B9" w:rsidDel="006F3A6E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delText>ຖືກຕ້ອງ</w:delText>
        </w:r>
      </w:del>
      <w:r w:rsidR="0096409C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ໂດຍສະເລ່ຍ</w:t>
      </w:r>
      <w:ins w:id="40" w:author="Bounleuth VONGMANY" w:date="2020-10-04T15:03:00Z">
        <w:r w:rsidR="006F3A6E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>ປະມານ</w:t>
        </w:r>
      </w:ins>
      <w:r w:rsidR="0096409C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 xml:space="preserve"> </w:t>
      </w:r>
      <w:r w:rsidR="0096409C" w:rsidRPr="004C49B9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90%</w:t>
      </w:r>
      <w:r w:rsidR="0096409C">
        <w:rPr>
          <w:rFonts w:ascii="Phetsarath OT" w:eastAsia="Phetsarath OT" w:hAnsi="Phetsarath OT" w:cs="Phetsarath OT"/>
          <w:sz w:val="24"/>
          <w:szCs w:val="24"/>
          <w:lang w:val="en-US" w:bidi="lo-LA"/>
        </w:rPr>
        <w:t xml:space="preserve"> </w:t>
      </w:r>
      <w:r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ຕາມ</w:t>
      </w:r>
      <w:r w:rsidR="0096409C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ແຕ່ລະ</w:t>
      </w:r>
      <w:r w:rsidR="0096409C">
        <w:rPr>
          <w:rFonts w:ascii="Phetsarath OT" w:eastAsia="Phetsarath OT" w:hAnsi="Phetsarath OT" w:cs="Phetsarath OT"/>
          <w:sz w:val="24"/>
          <w:szCs w:val="24"/>
          <w:lang w:val="en-US" w:bidi="lo-LA"/>
        </w:rPr>
        <w:t xml:space="preserve"> </w:t>
      </w:r>
      <w:del w:id="41" w:author="Bounleuth VONGMANY" w:date="2020-10-04T15:04:00Z">
        <w:r w:rsidR="0096409C" w:rsidDel="00163C1C">
          <w:rPr>
            <w:rFonts w:ascii="Phetsarath OT" w:eastAsia="Phetsarath OT" w:hAnsi="Phetsarath OT" w:cs="Phetsarath OT"/>
            <w:sz w:val="24"/>
            <w:szCs w:val="24"/>
            <w:lang w:val="en-US" w:bidi="lo-LA"/>
          </w:rPr>
          <w:delText>frame</w:delText>
        </w:r>
      </w:del>
      <w:ins w:id="42" w:author="Bounleuth VONGMANY" w:date="2020-10-04T15:04:00Z">
        <w:r w:rsidR="00163C1C">
          <w:rPr>
            <w:rFonts w:ascii="Phetsarath OT" w:eastAsia="Phetsarath OT" w:hAnsi="Phetsarath OT" w:cs="Phetsarath OT"/>
            <w:sz w:val="24"/>
            <w:szCs w:val="24"/>
            <w:lang w:val="en-US" w:bidi="lo-LA"/>
          </w:rPr>
          <w:t>Frame</w:t>
        </w:r>
      </w:ins>
      <w:r w:rsidR="0096409C">
        <w:rPr>
          <w:rFonts w:ascii="Phetsarath OT" w:eastAsia="Phetsarath OT" w:hAnsi="Phetsarath OT" w:cs="Phetsarath OT"/>
          <w:sz w:val="24"/>
          <w:szCs w:val="24"/>
          <w:lang w:val="en-US" w:bidi="lo-LA"/>
        </w:rPr>
        <w:t xml:space="preserve"> </w:t>
      </w:r>
      <w:del w:id="43" w:author="Bounleuth VONGMANY" w:date="2020-10-04T14:53:00Z">
        <w:r w:rsidR="0096409C" w:rsidDel="00A944E5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delText>ວ</w:delText>
        </w:r>
        <w:r w:rsidR="004C49B9" w:rsidDel="00A944E5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delText>ີ</w:delText>
        </w:r>
        <w:r w:rsidR="0096409C" w:rsidDel="00A944E5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delText>ດີໂອ</w:delText>
        </w:r>
      </w:del>
      <w:ins w:id="44" w:author="Bounleuth VONGMANY" w:date="2020-10-04T14:53:00Z">
        <w:r w:rsidR="00A944E5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>ວິດີໂອ</w:t>
        </w:r>
      </w:ins>
      <w:r w:rsidR="0096409C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ທີ</w:t>
      </w:r>
      <w:r w:rsidR="004C49B9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່</w:t>
      </w:r>
      <w:r w:rsidR="0096409C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ສົ່ງເຂົ້າຜ່ານລະບົບກວດຈັບ</w:t>
      </w:r>
      <w:r w:rsidR="009F192F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.</w:t>
      </w:r>
    </w:p>
    <w:p w14:paraId="141255F9" w14:textId="1A5C8197" w:rsidR="0024170D" w:rsidRPr="0055369A" w:rsidRDefault="0024170D" w:rsidP="0055369A">
      <w:pPr>
        <w:pStyle w:val="ListParagraph"/>
        <w:numPr>
          <w:ilvl w:val="0"/>
          <w:numId w:val="2"/>
        </w:numPr>
        <w:tabs>
          <w:tab w:val="left" w:pos="567"/>
        </w:tabs>
        <w:ind w:left="567" w:hanging="567"/>
        <w:rPr>
          <w:rFonts w:ascii="Phetsarath OT" w:eastAsia="Phetsarath OT" w:hAnsi="Phetsarath OT" w:cs="Phetsarath OT"/>
          <w:b/>
          <w:bCs/>
          <w:sz w:val="28"/>
          <w:szCs w:val="28"/>
        </w:rPr>
      </w:pPr>
      <w:r w:rsidRPr="0024170D">
        <w:rPr>
          <w:rFonts w:ascii="Phetsarath OT" w:eastAsia="Phetsarath OT" w:hAnsi="Phetsarath OT" w:cs="Phetsarath OT" w:hint="cs"/>
          <w:b/>
          <w:bCs/>
          <w:sz w:val="28"/>
          <w:szCs w:val="28"/>
          <w:cs/>
        </w:rPr>
        <w:t>ພາກສະເໜີ</w:t>
      </w:r>
    </w:p>
    <w:p w14:paraId="69E43EE4" w14:textId="4720EF76" w:rsidR="003F0C45" w:rsidRPr="00D23594" w:rsidRDefault="003A11BC" w:rsidP="0055369A">
      <w:pPr>
        <w:ind w:firstLine="567"/>
        <w:jc w:val="thaiDistribute"/>
        <w:rPr>
          <w:rFonts w:ascii="Phetsarath OT" w:eastAsia="Phetsarath OT" w:hAnsi="Phetsarath OT" w:cs="Phetsarath OT"/>
          <w:sz w:val="24"/>
          <w:szCs w:val="24"/>
          <w:lang w:bidi="lo-LA"/>
        </w:rPr>
      </w:pP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ໃນ</w:t>
      </w:r>
      <w:del w:id="45" w:author="Bounleuth VONGMANY" w:date="2020-10-04T15:05:00Z">
        <w:r w:rsidDel="00163C1C">
          <w:rPr>
            <w:rFonts w:ascii="Phetsarath OT" w:eastAsia="Phetsarath OT" w:hAnsi="Phetsarath OT" w:cs="Phetsarath OT" w:hint="cs"/>
            <w:sz w:val="24"/>
            <w:szCs w:val="24"/>
            <w:cs/>
            <w:lang w:bidi="lo-LA"/>
          </w:rPr>
          <w:delText>ປະຈຸບັນ</w:delText>
        </w:r>
      </w:del>
      <w:ins w:id="46" w:author="Bounleuth VONGMANY" w:date="2020-10-04T15:05:00Z">
        <w:r w:rsidR="00163C1C">
          <w:rPr>
            <w:rFonts w:ascii="Phetsarath OT" w:eastAsia="Phetsarath OT" w:hAnsi="Phetsarath OT" w:cs="Phetsarath OT" w:hint="cs"/>
            <w:sz w:val="24"/>
            <w:szCs w:val="24"/>
            <w:cs/>
            <w:lang w:bidi="lo-LA"/>
          </w:rPr>
          <w:t>ປັດຈຸບັນ</w:t>
        </w:r>
      </w:ins>
      <w:r w:rsidR="003F0C45" w:rsidRPr="003F0C45">
        <w:rPr>
          <w:rFonts w:ascii="Phetsarath OT" w:eastAsia="Phetsarath OT" w:hAnsi="Phetsarath OT" w:cs="Phetsarath OT"/>
          <w:sz w:val="24"/>
          <w:szCs w:val="24"/>
          <w:lang w:bidi="lo-LA"/>
        </w:rPr>
        <w:t>​</w:t>
      </w:r>
      <w:del w:id="47" w:author="Bounleuth VONGMANY" w:date="2020-10-04T15:06:00Z">
        <w:r w:rsidR="003F0C45" w:rsidRPr="003F0C45" w:rsidDel="00163C1C">
          <w:rPr>
            <w:rFonts w:ascii="Phetsarath OT" w:eastAsia="Phetsarath OT" w:hAnsi="Phetsarath OT" w:cs="Phetsarath OT" w:hint="cs"/>
            <w:sz w:val="24"/>
            <w:szCs w:val="24"/>
            <w:cs/>
            <w:lang w:bidi="lo-LA"/>
          </w:rPr>
          <w:delText>ເທັກໂນ</w:delText>
        </w:r>
        <w:r w:rsidR="003F0C45" w:rsidRPr="0055369A" w:rsidDel="00163C1C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delText>ໂລຢີ</w:delText>
        </w:r>
      </w:del>
      <w:ins w:id="48" w:author="Bounleuth VONGMANY" w:date="2020-10-04T15:06:00Z">
        <w:r w:rsidR="00163C1C">
          <w:rPr>
            <w:rFonts w:ascii="Phetsarath OT" w:eastAsia="Phetsarath OT" w:hAnsi="Phetsarath OT" w:cs="Phetsarath OT" w:hint="cs"/>
            <w:sz w:val="24"/>
            <w:szCs w:val="24"/>
            <w:cs/>
            <w:lang w:bidi="lo-LA"/>
          </w:rPr>
          <w:t>ເຕັກໂນໂລຊີ</w:t>
        </w:r>
      </w:ins>
      <w:r w:rsidR="003F0C45" w:rsidRPr="003F0C45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ໄດ້ມີບົດບາດຫຼາຍ</w:t>
      </w:r>
      <w:r w:rsidR="00F40672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ຂຶ້ນ</w:t>
      </w:r>
      <w:r w:rsidR="003F0C45" w:rsidRPr="003F0C45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ເນື່ອງມາຈາກຄວາມຕ້ອງການຂອງມະນຸດເຮົາທີ່ຕ້ອງການຄວາມສະດວກ</w:t>
      </w:r>
      <w:r w:rsidR="003F0C45" w:rsidRPr="0055369A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ສະບາຍ</w:t>
      </w:r>
      <w:r w:rsidR="003F0C45" w:rsidRPr="003F0C45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 ແລະ ປະສິດ</w:t>
      </w:r>
      <w:ins w:id="49" w:author="Bounleuth VONGMANY" w:date="2020-10-04T15:06:00Z">
        <w:r w:rsidR="0074100E">
          <w:rPr>
            <w:rFonts w:ascii="Phetsarath OT" w:eastAsia="Phetsarath OT" w:hAnsi="Phetsarath OT" w:cs="Phetsarath OT" w:hint="cs"/>
            <w:sz w:val="24"/>
            <w:szCs w:val="24"/>
            <w:cs/>
            <w:lang w:bidi="lo-LA"/>
          </w:rPr>
          <w:t>ທິ</w:t>
        </w:r>
      </w:ins>
      <w:del w:id="50" w:author="Bounleuth VONGMANY" w:date="2020-10-04T15:06:00Z">
        <w:r w:rsidR="003F0C45" w:rsidRPr="003F0C45" w:rsidDel="0074100E">
          <w:rPr>
            <w:rFonts w:ascii="Phetsarath OT" w:eastAsia="Phetsarath OT" w:hAnsi="Phetsarath OT" w:cs="Phetsarath OT" w:hint="cs"/>
            <w:sz w:val="24"/>
            <w:szCs w:val="24"/>
            <w:cs/>
            <w:lang w:bidi="lo-LA"/>
          </w:rPr>
          <w:delText>ຕິ</w:delText>
        </w:r>
      </w:del>
      <w:r w:rsidR="003F0C45" w:rsidRPr="003F0C45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ພາບຄວາມຖືກຕ້ອງໃນການເຮັດວຽກຫຼາຍ</w:t>
      </w:r>
      <w:r w:rsidR="00F40672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ຂຶ້ນ</w:t>
      </w:r>
      <w:r w:rsidR="003F0C45" w:rsidRPr="003F0C45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 ໂດຍການພັດທະນາດ້ານ</w:t>
      </w:r>
      <w:r w:rsidR="003F0C45" w:rsidRPr="003F0C45">
        <w:rPr>
          <w:rFonts w:ascii="Phetsarath OT" w:eastAsia="Phetsarath OT" w:hAnsi="Phetsarath OT" w:cs="Phetsarath OT"/>
          <w:sz w:val="24"/>
          <w:szCs w:val="24"/>
          <w:lang w:bidi="lo-LA"/>
        </w:rPr>
        <w:t>​</w:t>
      </w:r>
      <w:del w:id="51" w:author="Bounleuth VONGMANY" w:date="2020-10-04T15:06:00Z">
        <w:r w:rsidR="003F0C45" w:rsidRPr="003F0C45" w:rsidDel="00163C1C">
          <w:rPr>
            <w:rFonts w:ascii="Phetsarath OT" w:eastAsia="Phetsarath OT" w:hAnsi="Phetsarath OT" w:cs="Phetsarath OT" w:hint="cs"/>
            <w:sz w:val="24"/>
            <w:szCs w:val="24"/>
            <w:cs/>
            <w:lang w:bidi="lo-LA"/>
          </w:rPr>
          <w:delText>ເທັກໂນໂລຢີ</w:delText>
        </w:r>
      </w:del>
      <w:ins w:id="52" w:author="Bounleuth VONGMANY" w:date="2020-10-04T15:06:00Z">
        <w:r w:rsidR="00163C1C">
          <w:rPr>
            <w:rFonts w:ascii="Phetsarath OT" w:eastAsia="Phetsarath OT" w:hAnsi="Phetsarath OT" w:cs="Phetsarath OT" w:hint="cs"/>
            <w:sz w:val="24"/>
            <w:szCs w:val="24"/>
            <w:cs/>
            <w:lang w:bidi="lo-LA"/>
          </w:rPr>
          <w:t>ເຕັກໂນໂລຊີ</w:t>
        </w:r>
      </w:ins>
      <w:r w:rsidR="003F0C45" w:rsidRPr="003F0C45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ໃນດ້ານຕ່າງໆ</w:t>
      </w:r>
      <w:r w:rsidR="003F0C45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ອອກມາຊ່ວຍການເເກັໄຂບັນຫາຕ່າງໆ</w:t>
      </w:r>
      <w:del w:id="53" w:author="Bounleuth VONGMANY" w:date="2020-10-04T15:07:00Z">
        <w:r w:rsidR="00F40672" w:rsidDel="0074100E">
          <w:rPr>
            <w:rFonts w:ascii="Phetsarath OT" w:eastAsia="Phetsarath OT" w:hAnsi="Phetsarath OT" w:cs="Phetsarath OT" w:hint="cs"/>
            <w:sz w:val="24"/>
            <w:szCs w:val="24"/>
            <w:cs/>
            <w:lang w:bidi="lo-LA"/>
          </w:rPr>
          <w:delText xml:space="preserve"> </w:delText>
        </w:r>
      </w:del>
      <w:r w:rsidR="003F0C45" w:rsidRPr="003F0C45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ເຊັ່ນ</w:t>
      </w:r>
      <w:r w:rsidR="003F0C45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: </w:t>
      </w:r>
      <w:r w:rsidR="003F0C45" w:rsidRPr="003F0C45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ລະບົບເຄືອ</w:t>
      </w:r>
      <w:ins w:id="54" w:author="Bounleuth VONGMANY" w:date="2020-10-04T15:07:00Z">
        <w:r w:rsidR="0074100E">
          <w:rPr>
            <w:rFonts w:ascii="Phetsarath OT" w:eastAsia="Phetsarath OT" w:hAnsi="Phetsarath OT" w:cs="Phetsarath OT" w:hint="cs"/>
            <w:sz w:val="24"/>
            <w:szCs w:val="24"/>
            <w:cs/>
            <w:lang w:bidi="lo-LA"/>
          </w:rPr>
          <w:t>ຂ່</w:t>
        </w:r>
      </w:ins>
      <w:del w:id="55" w:author="Bounleuth VONGMANY" w:date="2020-10-04T15:07:00Z">
        <w:r w:rsidR="003F0C45" w:rsidRPr="003F0C45" w:rsidDel="0074100E">
          <w:rPr>
            <w:rFonts w:ascii="Phetsarath OT" w:eastAsia="Phetsarath OT" w:hAnsi="Phetsarath OT" w:cs="Phetsarath OT" w:hint="cs"/>
            <w:sz w:val="24"/>
            <w:szCs w:val="24"/>
            <w:cs/>
            <w:lang w:bidi="lo-LA"/>
          </w:rPr>
          <w:delText>ຄ່</w:delText>
        </w:r>
      </w:del>
      <w:r w:rsidR="003F0C45" w:rsidRPr="003F0C45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າຍທີ່ເອົາມາໃຊ້ເປັນສື່ກາງໃນການຈັດການຂໍ້ມູນ</w:t>
      </w:r>
      <w:r w:rsidR="00F40672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,</w:t>
      </w:r>
      <w:r w:rsidR="003F0C45" w:rsidRPr="003F0C45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 ຕິດຕໍ່ການສື່ສານ</w:t>
      </w:r>
      <w:r w:rsidR="00F40672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,</w:t>
      </w:r>
      <w:r w:rsidR="003F0C45" w:rsidRPr="003F0C45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 ກວດສອບຂໍ້ມູນ ແລະ ຮັກສາຄວາມປອດ</w:t>
      </w:r>
      <w:r w:rsidR="00F40672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ໄ</w:t>
      </w:r>
      <w:r w:rsidR="003F0C45" w:rsidRPr="003F0C45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ພຕ່າ</w:t>
      </w:r>
      <w:r w:rsidR="00F40672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ງ</w:t>
      </w:r>
      <w:r w:rsidR="003F0C45" w:rsidRPr="003F0C45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ໆຂອງອົງກອນ, ກະຊວ</w:t>
      </w:r>
      <w:r w:rsidR="00F40672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ງ</w:t>
      </w:r>
      <w:del w:id="56" w:author="Bounleuth VONGMANY" w:date="2020-10-04T15:08:00Z">
        <w:r w:rsidR="003F0C45" w:rsidRPr="003F0C45" w:rsidDel="0074100E">
          <w:rPr>
            <w:rFonts w:ascii="Phetsarath OT" w:eastAsia="Phetsarath OT" w:hAnsi="Phetsarath OT" w:cs="Phetsarath OT" w:hint="cs"/>
            <w:sz w:val="24"/>
            <w:szCs w:val="24"/>
            <w:cs/>
            <w:lang w:bidi="lo-LA"/>
          </w:rPr>
          <w:delText>,</w:delText>
        </w:r>
      </w:del>
      <w:r w:rsidR="003F0C45" w:rsidRPr="003F0C45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 </w:t>
      </w:r>
      <w:ins w:id="57" w:author="Bounleuth VONGMANY" w:date="2020-10-04T15:08:00Z">
        <w:r w:rsidR="0074100E" w:rsidRPr="003F0C45">
          <w:rPr>
            <w:rFonts w:ascii="Phetsarath OT" w:eastAsia="Phetsarath OT" w:hAnsi="Phetsarath OT" w:cs="Phetsarath OT" w:hint="cs"/>
            <w:sz w:val="24"/>
            <w:szCs w:val="24"/>
            <w:cs/>
            <w:lang w:bidi="lo-LA"/>
          </w:rPr>
          <w:t xml:space="preserve">ແລະ </w:t>
        </w:r>
      </w:ins>
      <w:r w:rsidR="003F0C45" w:rsidRPr="003F0C45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ບໍລິສັດ</w:t>
      </w:r>
      <w:ins w:id="58" w:author="Bounleuth VONGMANY" w:date="2020-10-04T15:08:00Z">
        <w:r w:rsidR="0074100E">
          <w:rPr>
            <w:rFonts w:ascii="Phetsarath OT" w:eastAsia="Phetsarath OT" w:hAnsi="Phetsarath OT" w:cs="Phetsarath OT" w:hint="cs"/>
            <w:sz w:val="24"/>
            <w:szCs w:val="24"/>
            <w:cs/>
            <w:lang w:bidi="lo-LA"/>
          </w:rPr>
          <w:t>ຕ່າງໆ</w:t>
        </w:r>
      </w:ins>
      <w:r w:rsidR="003F0C45" w:rsidRPr="003F0C45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 </w:t>
      </w:r>
      <w:del w:id="59" w:author="Bounleuth VONGMANY" w:date="2020-10-04T15:08:00Z">
        <w:r w:rsidR="003F0C45" w:rsidRPr="003F0C45" w:rsidDel="0074100E">
          <w:rPr>
            <w:rFonts w:ascii="Phetsarath OT" w:eastAsia="Phetsarath OT" w:hAnsi="Phetsarath OT" w:cs="Phetsarath OT" w:hint="cs"/>
            <w:sz w:val="24"/>
            <w:szCs w:val="24"/>
            <w:cs/>
            <w:lang w:bidi="lo-LA"/>
          </w:rPr>
          <w:delText xml:space="preserve">ແລະ </w:delText>
        </w:r>
      </w:del>
      <w:r w:rsidR="003F0C45" w:rsidRPr="003F0C45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ເຊ</w:t>
      </w:r>
      <w:r w:rsidR="00F40672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ິ່</w:t>
      </w:r>
      <w:r w:rsidR="003F0C45" w:rsidRPr="003F0C45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ງໃນຫຼາຍປີທີ່ຜ່ານມາການຄົ້ນຄ</w:t>
      </w:r>
      <w:del w:id="60" w:author="Bounleuth VONGMANY" w:date="2020-10-04T15:08:00Z">
        <w:r w:rsidR="003F0C45" w:rsidRPr="003F0C45" w:rsidDel="0074100E">
          <w:rPr>
            <w:rFonts w:ascii="Phetsarath OT" w:eastAsia="Phetsarath OT" w:hAnsi="Phetsarath OT" w:cs="Phetsarath OT" w:hint="cs"/>
            <w:sz w:val="24"/>
            <w:szCs w:val="24"/>
            <w:cs/>
            <w:lang w:bidi="lo-LA"/>
          </w:rPr>
          <w:delText>້</w:delText>
        </w:r>
      </w:del>
      <w:r w:rsidR="003F0C45" w:rsidRPr="003F0C45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ວ</w:t>
      </w:r>
      <w:ins w:id="61" w:author="Bounleuth VONGMANY" w:date="2020-10-04T15:08:00Z">
        <w:r w:rsidR="0074100E">
          <w:rPr>
            <w:rFonts w:ascii="Phetsarath OT" w:eastAsia="Phetsarath OT" w:hAnsi="Phetsarath OT" w:cs="Phetsarath OT" w:hint="cs"/>
            <w:sz w:val="24"/>
            <w:szCs w:val="24"/>
            <w:cs/>
            <w:lang w:bidi="lo-LA"/>
          </w:rPr>
          <w:t>້</w:t>
        </w:r>
      </w:ins>
      <w:r w:rsidR="003F0C45" w:rsidRPr="003F0C45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າການກວດຈັບ</w:t>
      </w:r>
      <w:r w:rsidR="00D23594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ວັດຖຸ</w:t>
      </w:r>
      <w:r w:rsidR="003F0C45" w:rsidRPr="003F0C45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ເປັນຫົວຂໍ້ທີ່ໄດ້ຮັບຄວາມສົນໃຈເປັນທີ່ນິຍົມຫຼາຍໃນທາງດ້ານການສຶກສາ</w:t>
      </w:r>
      <w:ins w:id="62" w:author="Bounleuth VONGMANY" w:date="2020-10-04T15:09:00Z">
        <w:r w:rsidR="0074100E">
          <w:rPr>
            <w:rFonts w:ascii="Phetsarath OT" w:eastAsia="Phetsarath OT" w:hAnsi="Phetsarath OT" w:cs="Phetsarath OT" w:hint="cs"/>
            <w:sz w:val="24"/>
            <w:szCs w:val="24"/>
            <w:cs/>
            <w:lang w:bidi="lo-LA"/>
          </w:rPr>
          <w:t xml:space="preserve">, </w:t>
        </w:r>
        <w:r w:rsidR="0074100E" w:rsidRPr="003F0C45">
          <w:rPr>
            <w:rFonts w:ascii="Phetsarath OT" w:eastAsia="Phetsarath OT" w:hAnsi="Phetsarath OT" w:cs="Phetsarath OT" w:hint="cs"/>
            <w:sz w:val="24"/>
            <w:szCs w:val="24"/>
            <w:cs/>
            <w:lang w:bidi="lo-LA"/>
          </w:rPr>
          <w:t>ຄົ້ນຄວ</w:t>
        </w:r>
        <w:r w:rsidR="0074100E">
          <w:rPr>
            <w:rFonts w:ascii="Phetsarath OT" w:eastAsia="Phetsarath OT" w:hAnsi="Phetsarath OT" w:cs="Phetsarath OT" w:hint="cs"/>
            <w:sz w:val="24"/>
            <w:szCs w:val="24"/>
            <w:cs/>
            <w:lang w:bidi="lo-LA"/>
          </w:rPr>
          <w:t>້</w:t>
        </w:r>
        <w:r w:rsidR="0074100E" w:rsidRPr="003F0C45">
          <w:rPr>
            <w:rFonts w:ascii="Phetsarath OT" w:eastAsia="Phetsarath OT" w:hAnsi="Phetsarath OT" w:cs="Phetsarath OT" w:hint="cs"/>
            <w:sz w:val="24"/>
            <w:szCs w:val="24"/>
            <w:cs/>
            <w:lang w:bidi="lo-LA"/>
          </w:rPr>
          <w:t>າ</w:t>
        </w:r>
        <w:r w:rsidR="0074100E">
          <w:rPr>
            <w:rFonts w:ascii="Phetsarath OT" w:eastAsia="Phetsarath OT" w:hAnsi="Phetsarath OT" w:cs="Phetsarath OT" w:hint="cs"/>
            <w:sz w:val="24"/>
            <w:szCs w:val="24"/>
            <w:cs/>
            <w:lang w:bidi="lo-LA"/>
          </w:rPr>
          <w:t xml:space="preserve">, </w:t>
        </w:r>
      </w:ins>
      <w:r w:rsidR="003F0C45" w:rsidRPr="003F0C45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ວິໄຈ</w:t>
      </w:r>
      <w:del w:id="63" w:author="Bounleuth VONGMANY" w:date="2020-10-04T15:09:00Z">
        <w:r w:rsidR="003F0C45" w:rsidRPr="003F0C45" w:rsidDel="0074100E">
          <w:rPr>
            <w:rFonts w:ascii="Phetsarath OT" w:eastAsia="Phetsarath OT" w:hAnsi="Phetsarath OT" w:cs="Phetsarath OT" w:hint="cs"/>
            <w:sz w:val="24"/>
            <w:szCs w:val="24"/>
            <w:cs/>
            <w:lang w:bidi="lo-LA"/>
          </w:rPr>
          <w:delText>ຄົ້ນຄ້ວາ</w:delText>
        </w:r>
      </w:del>
      <w:r w:rsidR="003F0C45" w:rsidRPr="003F0C45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 ແລະ ການພັດທະນາເຕັກນິກວິທີ</w:t>
      </w:r>
      <w:r w:rsidR="00F40672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ການ</w:t>
      </w:r>
      <w:r w:rsidR="000D1A53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ເພື່ອ</w:t>
      </w:r>
      <w:r w:rsidR="003F0C45" w:rsidRPr="003F0C45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ນໍາໄປ</w:t>
      </w:r>
      <w:ins w:id="64" w:author="Bounleuth VONGMANY" w:date="2020-10-04T15:09:00Z">
        <w:r w:rsidR="0074100E">
          <w:rPr>
            <w:rFonts w:ascii="Phetsarath OT" w:eastAsia="Phetsarath OT" w:hAnsi="Phetsarath OT" w:cs="Phetsarath OT" w:hint="cs"/>
            <w:sz w:val="24"/>
            <w:szCs w:val="24"/>
            <w:cs/>
            <w:lang w:bidi="lo-LA"/>
          </w:rPr>
          <w:t>ນຳ</w:t>
        </w:r>
      </w:ins>
      <w:r w:rsidR="003F0C45" w:rsidRPr="003F0C45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ໃຊ້</w:t>
      </w:r>
      <w:ins w:id="65" w:author="Bounleuth VONGMANY" w:date="2020-10-04T15:10:00Z">
        <w:r w:rsidR="0074100E">
          <w:rPr>
            <w:rFonts w:ascii="Phetsarath OT" w:eastAsia="Phetsarath OT" w:hAnsi="Phetsarath OT" w:cs="Phetsarath OT" w:hint="cs"/>
            <w:sz w:val="24"/>
            <w:szCs w:val="24"/>
            <w:cs/>
            <w:lang w:bidi="lo-LA"/>
          </w:rPr>
          <w:t>ວຽກ</w:t>
        </w:r>
      </w:ins>
      <w:del w:id="66" w:author="Bounleuth VONGMANY" w:date="2020-10-04T15:09:00Z">
        <w:r w:rsidR="003F0C45" w:rsidRPr="003F0C45" w:rsidDel="0074100E">
          <w:rPr>
            <w:rFonts w:ascii="Phetsarath OT" w:eastAsia="Phetsarath OT" w:hAnsi="Phetsarath OT" w:cs="Phetsarath OT" w:hint="cs"/>
            <w:sz w:val="24"/>
            <w:szCs w:val="24"/>
            <w:cs/>
            <w:lang w:bidi="lo-LA"/>
          </w:rPr>
          <w:delText>ງານ</w:delText>
        </w:r>
      </w:del>
      <w:r w:rsidR="003F0C45" w:rsidRPr="003F0C45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ຕົວຈ</w:t>
      </w:r>
      <w:r w:rsidR="00F40672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ິ</w:t>
      </w:r>
      <w:r w:rsidR="003F0C45" w:rsidRPr="003F0C45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ງ ເນື່ອງຈາກໃນປັດຈຸບັນອົງກອນ </w:t>
      </w:r>
      <w:r w:rsidR="00F40672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ຫຼື</w:t>
      </w:r>
      <w:r w:rsidR="003F0C45" w:rsidRPr="003F0C45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 ກະຊວງຕ່າງໆໄດ້ໃຫ້ຄວາມສໍາຄັນກ່ຽວກັບການຈັດການລະບົບຮັກສາ</w:t>
      </w:r>
      <w:r w:rsidR="00F40672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ຄວາມປອດໄພ</w:t>
      </w:r>
      <w:r w:rsidR="00D23594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ໃນການຂັບຂີ່ລົດໃນທ້ອງຖະໜົນໃຫ້ມີຄວາມ</w:t>
      </w:r>
      <w:del w:id="67" w:author="Bounleuth VONGMANY" w:date="2020-10-04T15:10:00Z">
        <w:r w:rsidR="00D23594" w:rsidDel="0074100E">
          <w:rPr>
            <w:rFonts w:ascii="Phetsarath OT" w:eastAsia="Phetsarath OT" w:hAnsi="Phetsarath OT" w:cs="Phetsarath OT" w:hint="cs"/>
            <w:sz w:val="24"/>
            <w:szCs w:val="24"/>
            <w:cs/>
            <w:lang w:bidi="lo-LA"/>
          </w:rPr>
          <w:delText>ປວດ</w:delText>
        </w:r>
      </w:del>
      <w:ins w:id="68" w:author="Bounleuth VONGMANY" w:date="2020-10-04T15:10:00Z">
        <w:r w:rsidR="0074100E">
          <w:rPr>
            <w:rFonts w:ascii="Phetsarath OT" w:eastAsia="Phetsarath OT" w:hAnsi="Phetsarath OT" w:cs="Phetsarath OT" w:hint="cs"/>
            <w:sz w:val="24"/>
            <w:szCs w:val="24"/>
            <w:cs/>
            <w:lang w:bidi="lo-LA"/>
          </w:rPr>
          <w:t>ປອດ</w:t>
        </w:r>
      </w:ins>
      <w:r w:rsidR="00F40672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ໄພ</w:t>
      </w:r>
      <w:r w:rsidR="00D23594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 ແລະ ນັບຈໍານວນລົດການເຂົ້າອອກຂອງແຕ່ລະເສັ້ນທາງ.</w:t>
      </w:r>
    </w:p>
    <w:p w14:paraId="5164E9D5" w14:textId="558F5603" w:rsidR="001241AB" w:rsidRDefault="001241AB" w:rsidP="0055369A">
      <w:pPr>
        <w:ind w:firstLine="567"/>
        <w:jc w:val="thaiDistribute"/>
        <w:rPr>
          <w:rFonts w:ascii="Phetsarath OT" w:eastAsia="Phetsarath OT" w:hAnsi="Phetsarath OT" w:cs="Phetsarath OT"/>
          <w:sz w:val="24"/>
          <w:szCs w:val="24"/>
          <w:lang w:bidi="lo-LA"/>
        </w:rPr>
      </w:pPr>
      <w:r w:rsidRPr="001241AB">
        <w:rPr>
          <w:rFonts w:ascii="Phetsarath OT" w:eastAsia="Phetsarath OT" w:hAnsi="Phetsarath OT" w:cs="Phetsarath OT" w:hint="cs"/>
          <w:sz w:val="24"/>
          <w:szCs w:val="24"/>
          <w:cs/>
        </w:rPr>
        <w:t>ບັນຫາອຸປະ</w:t>
      </w:r>
      <w:r w:rsidRPr="001241AB">
        <w:rPr>
          <w:rFonts w:ascii="Phetsarath OT" w:eastAsia="Phetsarath OT" w:hAnsi="Phetsarath OT" w:cs="Phetsarath OT"/>
          <w:sz w:val="24"/>
          <w:szCs w:val="24"/>
          <w:cs/>
        </w:rPr>
        <w:t>ຕິເຫດຕາມທ້ອງຖະໜົນ</w:t>
      </w:r>
      <w:r w:rsidRPr="001241AB">
        <w:rPr>
          <w:rFonts w:ascii="Phetsarath OT" w:eastAsia="Phetsarath OT" w:hAnsi="Phetsarath OT" w:cs="Phetsarath OT" w:hint="cs"/>
          <w:sz w:val="24"/>
          <w:szCs w:val="24"/>
          <w:cs/>
        </w:rPr>
        <w:t>ນັບເປັນບັນ</w:t>
      </w:r>
      <w:r w:rsidRPr="001241AB">
        <w:rPr>
          <w:rFonts w:ascii="Phetsarath OT" w:eastAsia="Phetsarath OT" w:hAnsi="Phetsarath OT" w:cs="Phetsarath OT"/>
          <w:sz w:val="24"/>
          <w:szCs w:val="24"/>
          <w:cs/>
        </w:rPr>
        <w:t>ຫາສັງຄົມທີ່ສຳຄັນທີ່ສຸດ</w:t>
      </w:r>
      <w:r w:rsidRPr="001241AB">
        <w:rPr>
          <w:rFonts w:ascii="Phetsarath OT" w:eastAsia="Phetsarath OT" w:hAnsi="Phetsarath OT" w:cs="Phetsarath OT" w:hint="cs"/>
          <w:sz w:val="24"/>
          <w:szCs w:val="24"/>
          <w:cs/>
        </w:rPr>
        <w:t xml:space="preserve">ທີ່ກໍ່ໃຫ້ເກີດການສູນເສຍທັງຊີວິດ ແລະ ຊັບສິນ. </w:t>
      </w:r>
      <w:r w:rsidRPr="001241AB">
        <w:rPr>
          <w:rFonts w:ascii="Phetsarath OT" w:eastAsia="Phetsarath OT" w:hAnsi="Phetsarath OT" w:cs="Phetsarath OT"/>
          <w:sz w:val="24"/>
          <w:szCs w:val="24"/>
          <w:cs/>
        </w:rPr>
        <w:t>ປ</w:t>
      </w:r>
      <w:r w:rsidRPr="001241AB">
        <w:rPr>
          <w:rFonts w:ascii="Phetsarath OT" w:eastAsia="Phetsarath OT" w:hAnsi="Phetsarath OT" w:cs="Phetsarath OT" w:hint="cs"/>
          <w:sz w:val="24"/>
          <w:szCs w:val="24"/>
          <w:cs/>
        </w:rPr>
        <w:t>ັດ</w:t>
      </w:r>
      <w:r w:rsidRPr="001241AB">
        <w:rPr>
          <w:rFonts w:ascii="Phetsarath OT" w:eastAsia="Phetsarath OT" w:hAnsi="Phetsarath OT" w:cs="Phetsarath OT"/>
          <w:sz w:val="24"/>
          <w:szCs w:val="24"/>
          <w:cs/>
        </w:rPr>
        <w:t>ຈຸບັນ</w:t>
      </w:r>
      <w:r w:rsidRPr="001241AB">
        <w:rPr>
          <w:rFonts w:ascii="Phetsarath OT" w:eastAsia="Phetsarath OT" w:hAnsi="Phetsarath OT" w:cs="Phetsarath OT" w:hint="cs"/>
          <w:sz w:val="24"/>
          <w:szCs w:val="24"/>
          <w:cs/>
        </w:rPr>
        <w:t xml:space="preserve"> </w:t>
      </w:r>
      <w:r w:rsidRPr="0055369A">
        <w:rPr>
          <w:rFonts w:ascii="Phetsarath OT" w:eastAsia="Phetsarath OT" w:hAnsi="Phetsarath OT" w:cs="Phetsarath OT" w:hint="cs"/>
          <w:sz w:val="24"/>
          <w:szCs w:val="24"/>
          <w:cs/>
          <w:lang w:val="en-US"/>
        </w:rPr>
        <w:t>ສະຖານະ</w:t>
      </w:r>
      <w:r w:rsidRPr="001241AB">
        <w:rPr>
          <w:rFonts w:ascii="Phetsarath OT" w:eastAsia="Phetsarath OT" w:hAnsi="Phetsarath OT" w:cs="Phetsarath OT" w:hint="cs"/>
          <w:sz w:val="24"/>
          <w:szCs w:val="24"/>
          <w:cs/>
        </w:rPr>
        <w:t>ການອຸປະຕິເຫດຈາກການຈາລະຈອນ ແລະ ຂົນສົ່ງມີແນວໂນ້ມທີ່ສູງຂຶ້ນ ແລະ ບັນຫາການຂັບຂີ່ດ້ວຍຄວາມໄວເກີນ</w:t>
      </w:r>
      <w:r w:rsidR="00F40672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ຂີ</w:t>
      </w:r>
      <w:r w:rsidRPr="001241AB">
        <w:rPr>
          <w:rFonts w:ascii="Phetsarath OT" w:eastAsia="Phetsarath OT" w:hAnsi="Phetsarath OT" w:cs="Phetsarath OT" w:hint="cs"/>
          <w:sz w:val="24"/>
          <w:szCs w:val="24"/>
          <w:cs/>
        </w:rPr>
        <w:t>ດຈຳກັດທີ່ກົດໝາຍກຳນົດ ຍັງເປັນບັນຫາທີ່ເກີດຂຶ້ນທົ່ວໄປໃນ</w:t>
      </w:r>
      <w:del w:id="69" w:author="Bounleuth VONGMANY" w:date="2020-10-04T15:11:00Z">
        <w:r w:rsidRPr="001241AB" w:rsidDel="0074100E">
          <w:rPr>
            <w:rFonts w:ascii="Phetsarath OT" w:eastAsia="Phetsarath OT" w:hAnsi="Phetsarath OT" w:cs="Phetsarath OT" w:hint="cs"/>
            <w:sz w:val="24"/>
            <w:szCs w:val="24"/>
            <w:cs/>
          </w:rPr>
          <w:delText>ປະເທດ</w:delText>
        </w:r>
      </w:del>
      <w:r w:rsidRPr="001241AB">
        <w:rPr>
          <w:rFonts w:ascii="Phetsarath OT" w:eastAsia="Phetsarath OT" w:hAnsi="Phetsarath OT" w:cs="Phetsarath OT" w:hint="cs"/>
          <w:sz w:val="24"/>
          <w:szCs w:val="24"/>
          <w:cs/>
        </w:rPr>
        <w:t xml:space="preserve"> ສປປ ລາວ ສາເຫດເກີດຈາກການຂາດການບັງຄັບໃຊ້ກົດໝາຍທີ່ເຄັ່ງຄັດເຮັດໃຫ້ຜູ້ຂັບຂີ່ລະເມີດການໃຊ້ຄວາມໄວຕະຫຼອດຈົນການກຳນົດ</w:t>
      </w:r>
      <w:r w:rsidR="00F40672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ຂີ</w:t>
      </w:r>
      <w:r w:rsidRPr="001241AB">
        <w:rPr>
          <w:rFonts w:ascii="Phetsarath OT" w:eastAsia="Phetsarath OT" w:hAnsi="Phetsarath OT" w:cs="Phetsarath OT" w:hint="cs"/>
          <w:sz w:val="24"/>
          <w:szCs w:val="24"/>
          <w:cs/>
        </w:rPr>
        <w:t>ດຈຳກັດຄວາມໄວທີ່ບໍ່ເໝາະສົມ</w:t>
      </w:r>
      <w:r w:rsidR="00D23594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 ແລະ ຍັງບໍ່ສາມ</w:t>
      </w:r>
      <w:r w:rsidR="00F40672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າ</w:t>
      </w:r>
      <w:r w:rsidR="00D23594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ດນັບຈໍານວນລົດການເຂົ້າອອກຂອງແຕ່ລະເສັ້ນທາງ.</w:t>
      </w:r>
    </w:p>
    <w:p w14:paraId="6720BE15" w14:textId="2BE655AD" w:rsidR="00327BDC" w:rsidRDefault="00327BDC" w:rsidP="0055369A">
      <w:pPr>
        <w:ind w:firstLine="567"/>
        <w:jc w:val="thaiDistribute"/>
        <w:rPr>
          <w:rFonts w:ascii="Phetsarath OT" w:eastAsia="Phetsarath OT" w:hAnsi="Phetsarath OT" w:cs="Phetsarath OT"/>
          <w:sz w:val="24"/>
          <w:szCs w:val="24"/>
          <w:lang w:bidi="lo-LA"/>
        </w:rPr>
      </w:pPr>
      <w:r w:rsidRPr="007E1616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lastRenderedPageBreak/>
        <w:t>ສະນັ້ນ</w:t>
      </w:r>
      <w:r w:rsidR="00F40672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; </w:t>
      </w:r>
      <w:r w:rsidRPr="007E1616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ການ</w:t>
      </w:r>
      <w:ins w:id="70" w:author="Bounleuth VONGMANY" w:date="2020-10-04T15:15:00Z">
        <w:r w:rsidR="0074100E">
          <w:rPr>
            <w:rFonts w:ascii="Phetsarath OT" w:eastAsia="Phetsarath OT" w:hAnsi="Phetsarath OT" w:cs="Phetsarath OT" w:hint="cs"/>
            <w:sz w:val="24"/>
            <w:szCs w:val="24"/>
            <w:cs/>
            <w:lang w:bidi="lo-LA"/>
          </w:rPr>
          <w:t>ກວດ</w:t>
        </w:r>
      </w:ins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ຈັບ</w:t>
      </w:r>
      <w:r w:rsidR="000D1A53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ຄວາມໄວ</w:t>
      </w:r>
      <w:r w:rsidRPr="007E1616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 ແລະ </w:t>
      </w: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ນັບຈໍານວນລົດ</w:t>
      </w:r>
      <w:r w:rsidR="00F40672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ຈຶ່ງ</w:t>
      </w: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ເປັນ</w:t>
      </w:r>
      <w:del w:id="71" w:author="Bounleuth VONGMANY" w:date="2020-10-04T14:29:00Z">
        <w:r w:rsidDel="00F40672">
          <w:rPr>
            <w:rFonts w:ascii="Phetsarath OT" w:eastAsia="Phetsarath OT" w:hAnsi="Phetsarath OT" w:cs="Phetsarath OT" w:hint="cs"/>
            <w:sz w:val="24"/>
            <w:szCs w:val="24"/>
            <w:cs/>
            <w:lang w:bidi="lo-LA"/>
          </w:rPr>
          <w:delText>ໜື່ງ</w:delText>
        </w:r>
      </w:del>
      <w:ins w:id="72" w:author="Bounleuth VONGMANY" w:date="2020-10-04T14:29:00Z">
        <w:r w:rsidR="00F40672">
          <w:rPr>
            <w:rFonts w:ascii="Phetsarath OT" w:eastAsia="Phetsarath OT" w:hAnsi="Phetsarath OT" w:cs="Phetsarath OT" w:hint="cs"/>
            <w:sz w:val="24"/>
            <w:szCs w:val="24"/>
            <w:cs/>
            <w:lang w:bidi="lo-LA"/>
          </w:rPr>
          <w:t>ໜຶ່ງ</w:t>
        </w:r>
      </w:ins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ຫຼັກການມາຊ່ວຍໃນການຈາລະຈອນຂອງລົດ</w:t>
      </w:r>
      <w:del w:id="73" w:author="Bounleuth VONGMANY" w:date="2020-10-04T15:13:00Z">
        <w:r w:rsidDel="0074100E">
          <w:rPr>
            <w:rFonts w:ascii="Phetsarath OT" w:eastAsia="Phetsarath OT" w:hAnsi="Phetsarath OT" w:cs="Phetsarath OT" w:hint="cs"/>
            <w:sz w:val="24"/>
            <w:szCs w:val="24"/>
            <w:cs/>
            <w:lang w:bidi="lo-LA"/>
          </w:rPr>
          <w:delText>ທາງ</w:delText>
        </w:r>
      </w:del>
      <w:ins w:id="74" w:author="Bounleuth VONGMANY" w:date="2020-10-04T15:13:00Z">
        <w:r w:rsidR="0074100E">
          <w:rPr>
            <w:rFonts w:ascii="Phetsarath OT" w:eastAsia="Phetsarath OT" w:hAnsi="Phetsarath OT" w:cs="Phetsarath OT" w:hint="cs"/>
            <w:sz w:val="24"/>
            <w:szCs w:val="24"/>
            <w:cs/>
            <w:lang w:bidi="lo-LA"/>
          </w:rPr>
          <w:t>ຕາມ</w:t>
        </w:r>
      </w:ins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ຖະໜົນຫົ</w:t>
      </w:r>
      <w:ins w:id="75" w:author="Bounleuth VONGMANY" w:date="2020-10-04T14:30:00Z">
        <w:r w:rsidR="00F40672">
          <w:rPr>
            <w:rFonts w:ascii="Phetsarath OT" w:eastAsia="Phetsarath OT" w:hAnsi="Phetsarath OT" w:cs="Phetsarath OT" w:hint="cs"/>
            <w:sz w:val="24"/>
            <w:szCs w:val="24"/>
            <w:cs/>
            <w:lang w:bidi="lo-LA"/>
          </w:rPr>
          <w:t>ນ</w:t>
        </w:r>
      </w:ins>
      <w:del w:id="76" w:author="Bounleuth VONGMANY" w:date="2020-10-04T14:30:00Z">
        <w:r w:rsidDel="00F40672">
          <w:rPr>
            <w:rFonts w:ascii="Phetsarath OT" w:eastAsia="Phetsarath OT" w:hAnsi="Phetsarath OT" w:cs="Phetsarath OT" w:hint="cs"/>
            <w:sz w:val="24"/>
            <w:szCs w:val="24"/>
            <w:cs/>
            <w:lang w:bidi="lo-LA"/>
          </w:rPr>
          <w:delText>ງ</w:delText>
        </w:r>
      </w:del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ທາງໃຫ້ມີຄວາມປອດ</w:t>
      </w:r>
      <w:ins w:id="77" w:author="Bounleuth VONGMANY" w:date="2020-10-04T15:13:00Z">
        <w:r w:rsidR="0074100E">
          <w:rPr>
            <w:rFonts w:ascii="Phetsarath OT" w:eastAsia="Phetsarath OT" w:hAnsi="Phetsarath OT" w:cs="Phetsarath OT" w:hint="cs"/>
            <w:sz w:val="24"/>
            <w:szCs w:val="24"/>
            <w:cs/>
            <w:lang w:bidi="lo-LA"/>
          </w:rPr>
          <w:t>ໄພ</w:t>
        </w:r>
      </w:ins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 ແລະ ນັບຈໍານວນລົດຜ່ານແຕ່ລະເສັ້ນທາງມີລົດເຂົ້າອອກຫຼາຍປານໃດ</w:t>
      </w:r>
      <w:ins w:id="78" w:author="Bounleuth VONGMANY" w:date="2020-10-04T14:30:00Z">
        <w:r w:rsidR="00F40672">
          <w:rPr>
            <w:rFonts w:ascii="Phetsarath OT" w:eastAsia="Phetsarath OT" w:hAnsi="Phetsarath OT" w:cs="Phetsarath OT" w:hint="cs"/>
            <w:sz w:val="24"/>
            <w:szCs w:val="24"/>
            <w:cs/>
            <w:lang w:bidi="lo-LA"/>
          </w:rPr>
          <w:t>ໃນ</w:t>
        </w:r>
      </w:ins>
      <w:del w:id="79" w:author="Bounleuth VONGMANY" w:date="2020-10-04T14:30:00Z">
        <w:r w:rsidDel="00F40672">
          <w:rPr>
            <w:rFonts w:ascii="Phetsarath OT" w:eastAsia="Phetsarath OT" w:hAnsi="Phetsarath OT" w:cs="Phetsarath OT" w:hint="cs"/>
            <w:sz w:val="24"/>
            <w:szCs w:val="24"/>
            <w:cs/>
            <w:lang w:bidi="lo-LA"/>
          </w:rPr>
          <w:delText>ຕໍ່</w:delText>
        </w:r>
      </w:del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ແຕ່ລະມື້</w:t>
      </w:r>
      <w:r w:rsidR="005041DD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.</w:t>
      </w:r>
    </w:p>
    <w:p w14:paraId="5A69D88E" w14:textId="0AD71681" w:rsidR="0024170D" w:rsidRPr="00D23594" w:rsidRDefault="005041DD" w:rsidP="0055369A">
      <w:pPr>
        <w:ind w:firstLine="567"/>
        <w:jc w:val="thaiDistribute"/>
        <w:rPr>
          <w:rFonts w:ascii="Phetsarath OT" w:eastAsia="Phetsarath OT" w:hAnsi="Phetsarath OT" w:cs="Phetsarath OT"/>
          <w:sz w:val="24"/>
          <w:szCs w:val="24"/>
          <w:lang w:val="en-US" w:bidi="lo-LA"/>
        </w:rPr>
      </w:pP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ດັ</w:t>
      </w:r>
      <w:ins w:id="80" w:author="Bounleuth VONGMANY" w:date="2020-10-04T15:13:00Z">
        <w:r w:rsidR="0074100E">
          <w:rPr>
            <w:rFonts w:ascii="Phetsarath OT" w:eastAsia="Phetsarath OT" w:hAnsi="Phetsarath OT" w:cs="Phetsarath OT" w:hint="cs"/>
            <w:sz w:val="24"/>
            <w:szCs w:val="24"/>
            <w:cs/>
            <w:lang w:bidi="lo-LA"/>
          </w:rPr>
          <w:t>່</w:t>
        </w:r>
      </w:ins>
      <w:del w:id="81" w:author="Bounleuth VONGMANY" w:date="2020-10-04T15:13:00Z">
        <w:r w:rsidDel="0074100E">
          <w:rPr>
            <w:rFonts w:ascii="Phetsarath OT" w:eastAsia="Phetsarath OT" w:hAnsi="Phetsarath OT" w:cs="Phetsarath OT" w:hint="cs"/>
            <w:sz w:val="24"/>
            <w:szCs w:val="24"/>
            <w:cs/>
            <w:lang w:bidi="lo-LA"/>
          </w:rPr>
          <w:delText>້</w:delText>
        </w:r>
      </w:del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ງນັ້ນ</w:t>
      </w:r>
      <w:ins w:id="82" w:author="Bounleuth VONGMANY" w:date="2020-10-04T14:30:00Z">
        <w:r w:rsidR="00F40672">
          <w:rPr>
            <w:rFonts w:ascii="Phetsarath OT" w:eastAsia="Phetsarath OT" w:hAnsi="Phetsarath OT" w:cs="Phetsarath OT" w:hint="cs"/>
            <w:sz w:val="24"/>
            <w:szCs w:val="24"/>
            <w:cs/>
            <w:lang w:bidi="lo-LA"/>
          </w:rPr>
          <w:t xml:space="preserve">; </w:t>
        </w:r>
      </w:ins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ທາງຜູ້ວິໄຈ</w:t>
      </w:r>
      <w:r w:rsidR="00F40672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ຈຶ່ງ</w:t>
      </w: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ມີແນວຄວາມຄິດສຶກສາຄົ້ນຄວ້າເ</w:t>
      </w:r>
      <w:ins w:id="83" w:author="Bounleuth VONGMANY" w:date="2020-10-04T15:14:00Z">
        <w:r w:rsidR="0074100E">
          <w:rPr>
            <w:rFonts w:ascii="Phetsarath OT" w:eastAsia="Phetsarath OT" w:hAnsi="Phetsarath OT" w:cs="Phetsarath OT" w:hint="cs"/>
            <w:sz w:val="24"/>
            <w:szCs w:val="24"/>
            <w:cs/>
            <w:lang w:bidi="lo-LA"/>
          </w:rPr>
          <w:t>ຕັ</w:t>
        </w:r>
      </w:ins>
      <w:del w:id="84" w:author="Bounleuth VONGMANY" w:date="2020-10-04T15:14:00Z">
        <w:r w:rsidDel="0074100E">
          <w:rPr>
            <w:rFonts w:ascii="Phetsarath OT" w:eastAsia="Phetsarath OT" w:hAnsi="Phetsarath OT" w:cs="Phetsarath OT" w:hint="cs"/>
            <w:sz w:val="24"/>
            <w:szCs w:val="24"/>
            <w:cs/>
            <w:lang w:bidi="lo-LA"/>
          </w:rPr>
          <w:delText>ທັ</w:delText>
        </w:r>
      </w:del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ກນິກຂັ້ນຕອນ</w:t>
      </w:r>
      <w:del w:id="85" w:author="Bounleuth VONGMANY" w:date="2020-10-04T14:31:00Z">
        <w:r w:rsidDel="00F40672">
          <w:rPr>
            <w:rFonts w:ascii="Phetsarath OT" w:eastAsia="Phetsarath OT" w:hAnsi="Phetsarath OT" w:cs="Phetsarath OT" w:hint="cs"/>
            <w:sz w:val="24"/>
            <w:szCs w:val="24"/>
            <w:cs/>
            <w:lang w:bidi="lo-LA"/>
          </w:rPr>
          <w:delText>ການ</w:delText>
        </w:r>
      </w:del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ວິທີ</w:t>
      </w:r>
      <w:ins w:id="86" w:author="Bounleuth VONGMANY" w:date="2020-10-04T15:15:00Z">
        <w:r w:rsidR="0074100E" w:rsidRPr="007E1616">
          <w:rPr>
            <w:rFonts w:ascii="Phetsarath OT" w:eastAsia="Phetsarath OT" w:hAnsi="Phetsarath OT" w:cs="Phetsarath OT" w:hint="cs"/>
            <w:sz w:val="24"/>
            <w:szCs w:val="24"/>
            <w:cs/>
            <w:lang w:bidi="lo-LA"/>
          </w:rPr>
          <w:t>ການ</w:t>
        </w:r>
        <w:r w:rsidR="0074100E">
          <w:rPr>
            <w:rFonts w:ascii="Phetsarath OT" w:eastAsia="Phetsarath OT" w:hAnsi="Phetsarath OT" w:cs="Phetsarath OT" w:hint="cs"/>
            <w:sz w:val="24"/>
            <w:szCs w:val="24"/>
            <w:cs/>
            <w:lang w:bidi="lo-LA"/>
          </w:rPr>
          <w:t>ກວດຈັບຄວາມໄວ</w:t>
        </w:r>
        <w:r w:rsidR="0074100E" w:rsidRPr="007E1616">
          <w:rPr>
            <w:rFonts w:ascii="Phetsarath OT" w:eastAsia="Phetsarath OT" w:hAnsi="Phetsarath OT" w:cs="Phetsarath OT" w:hint="cs"/>
            <w:sz w:val="24"/>
            <w:szCs w:val="24"/>
            <w:cs/>
            <w:lang w:bidi="lo-LA"/>
          </w:rPr>
          <w:t xml:space="preserve"> ແລະ </w:t>
        </w:r>
        <w:r w:rsidR="0074100E">
          <w:rPr>
            <w:rFonts w:ascii="Phetsarath OT" w:eastAsia="Phetsarath OT" w:hAnsi="Phetsarath OT" w:cs="Phetsarath OT" w:hint="cs"/>
            <w:sz w:val="24"/>
            <w:szCs w:val="24"/>
            <w:cs/>
            <w:lang w:bidi="lo-LA"/>
          </w:rPr>
          <w:t>ນັບຈໍານວນລົດ</w:t>
        </w:r>
      </w:ins>
      <w:del w:id="87" w:author="Bounleuth VONGMANY" w:date="2020-10-04T15:15:00Z">
        <w:r w:rsidDel="0074100E">
          <w:rPr>
            <w:rFonts w:ascii="Phetsarath OT" w:eastAsia="Phetsarath OT" w:hAnsi="Phetsarath OT" w:cs="Phetsarath OT" w:hint="cs"/>
            <w:sz w:val="24"/>
            <w:szCs w:val="24"/>
            <w:cs/>
            <w:lang w:bidi="lo-LA"/>
          </w:rPr>
          <w:delText>ການກວດຈັບ,</w:delText>
        </w:r>
        <w:r w:rsidR="000D1A53" w:rsidDel="0074100E">
          <w:rPr>
            <w:rFonts w:ascii="Phetsarath OT" w:eastAsia="Phetsarath OT" w:hAnsi="Phetsarath OT" w:cs="Phetsarath OT" w:hint="cs"/>
            <w:sz w:val="24"/>
            <w:szCs w:val="24"/>
            <w:cs/>
            <w:lang w:bidi="lo-LA"/>
          </w:rPr>
          <w:delText xml:space="preserve"> </w:delText>
        </w:r>
        <w:r w:rsidDel="0074100E">
          <w:rPr>
            <w:rFonts w:ascii="Phetsarath OT" w:eastAsia="Phetsarath OT" w:hAnsi="Phetsarath OT" w:cs="Phetsarath OT" w:hint="cs"/>
            <w:sz w:val="24"/>
            <w:szCs w:val="24"/>
            <w:cs/>
            <w:lang w:bidi="lo-LA"/>
          </w:rPr>
          <w:delText>ການນັບ ແລະ ການຈັບ</w:delText>
        </w:r>
        <w:r w:rsidR="000D1A53" w:rsidDel="0074100E">
          <w:rPr>
            <w:rFonts w:ascii="Phetsarath OT" w:eastAsia="Phetsarath OT" w:hAnsi="Phetsarath OT" w:cs="Phetsarath OT" w:hint="cs"/>
            <w:sz w:val="24"/>
            <w:szCs w:val="24"/>
            <w:cs/>
            <w:lang w:bidi="lo-LA"/>
          </w:rPr>
          <w:delText>ຄວາມໄວ</w:delText>
        </w:r>
        <w:r w:rsidDel="0074100E">
          <w:rPr>
            <w:rFonts w:ascii="Phetsarath OT" w:eastAsia="Phetsarath OT" w:hAnsi="Phetsarath OT" w:cs="Phetsarath OT" w:hint="cs"/>
            <w:sz w:val="24"/>
            <w:szCs w:val="24"/>
            <w:cs/>
            <w:lang w:bidi="lo-LA"/>
          </w:rPr>
          <w:delText>ຂອງລົດ</w:delText>
        </w:r>
      </w:del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 ດ້ວຍການນໍາໃຊ້ຮູບແບບ</w:t>
      </w:r>
      <w:del w:id="88" w:author="Bounleuth VONGMANY" w:date="2020-10-04T15:16:00Z">
        <w:r w:rsidDel="0074100E">
          <w:rPr>
            <w:rFonts w:ascii="Phetsarath OT" w:eastAsia="Phetsarath OT" w:hAnsi="Phetsarath OT" w:cs="Phetsarath OT" w:hint="cs"/>
            <w:sz w:val="24"/>
            <w:szCs w:val="24"/>
            <w:cs/>
            <w:lang w:bidi="lo-LA"/>
          </w:rPr>
          <w:delText>ເທັກນິກ</w:delText>
        </w:r>
      </w:del>
      <w:ins w:id="89" w:author="Bounleuth VONGMANY" w:date="2020-10-04T15:16:00Z">
        <w:r w:rsidR="0074100E">
          <w:rPr>
            <w:rFonts w:ascii="Phetsarath OT" w:eastAsia="Phetsarath OT" w:hAnsi="Phetsarath OT" w:cs="Phetsarath OT" w:hint="cs"/>
            <w:sz w:val="24"/>
            <w:szCs w:val="24"/>
            <w:cs/>
            <w:lang w:bidi="lo-LA"/>
          </w:rPr>
          <w:t>ເຕັກນິກ</w:t>
        </w:r>
      </w:ins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ຂອງ </w:t>
      </w:r>
      <w:r w:rsidRPr="005041DD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 xml:space="preserve">CNN </w:t>
      </w:r>
      <w:r w:rsidRPr="005041DD">
        <w:rPr>
          <w:rFonts w:ascii="Times New Roman" w:eastAsia="Phetsarath OT" w:hAnsi="Times New Roman" w:cs="Times New Roman"/>
          <w:sz w:val="24"/>
          <w:szCs w:val="24"/>
          <w:lang w:bidi="lo-LA"/>
        </w:rPr>
        <w:t>(Convolutional neural network)</w:t>
      </w:r>
      <w:r>
        <w:rPr>
          <w:rFonts w:ascii="Phetsarath OT" w:eastAsia="Phetsarath OT" w:hAnsi="Phetsarath OT" w:cs="Phetsarath OT"/>
          <w:sz w:val="24"/>
          <w:szCs w:val="24"/>
          <w:lang w:bidi="lo-LA"/>
        </w:rPr>
        <w:t xml:space="preserve"> </w:t>
      </w: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ແລະ ​</w:t>
      </w:r>
      <w:r w:rsidRPr="005041DD">
        <w:rPr>
          <w:rFonts w:ascii="Times New Roman" w:eastAsia="Phetsarath OT" w:hAnsi="Times New Roman" w:cs="Times New Roman"/>
          <w:sz w:val="24"/>
          <w:szCs w:val="24"/>
          <w:lang w:bidi="lo-LA"/>
        </w:rPr>
        <w:t>YOLO (You Only Look Once)</w:t>
      </w:r>
      <w:r>
        <w:rPr>
          <w:rFonts w:ascii="Phetsarath OT" w:eastAsia="Phetsarath OT" w:hAnsi="Phetsarath OT" w:cs="Phetsarath OT"/>
          <w:sz w:val="24"/>
          <w:szCs w:val="24"/>
          <w:lang w:bidi="lo-LA"/>
        </w:rPr>
        <w:t xml:space="preserve"> </w:t>
      </w:r>
      <w:r w:rsidR="000D1A53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ເພື່ອ</w:t>
      </w: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ມາພັດທະນາແມ່ແບບ</w:t>
      </w:r>
      <w:r>
        <w:rPr>
          <w:rFonts w:ascii="Phetsarath OT" w:eastAsia="Phetsarath OT" w:hAnsi="Phetsarath OT" w:cs="Phetsarath OT"/>
          <w:sz w:val="24"/>
          <w:szCs w:val="24"/>
          <w:lang w:bidi="lo-LA"/>
        </w:rPr>
        <w:t xml:space="preserve"> </w:t>
      </w:r>
      <w:r w:rsidRPr="00F1072C">
        <w:rPr>
          <w:rFonts w:ascii="Times New Roman" w:eastAsia="Phetsarath OT" w:hAnsi="Times New Roman" w:cs="Times New Roman"/>
          <w:sz w:val="24"/>
          <w:szCs w:val="24"/>
          <w:lang w:val="en-US" w:bidi="lo-LA"/>
          <w:rPrChange w:id="90" w:author="Bounleuth VONGMANY" w:date="2020-10-04T14:31:00Z">
            <w:rPr>
              <w:rFonts w:ascii="Phetsarath OT" w:eastAsia="Phetsarath OT" w:hAnsi="Phetsarath OT" w:cs="Phetsarath OT"/>
              <w:sz w:val="24"/>
              <w:szCs w:val="24"/>
              <w:lang w:val="en-US" w:bidi="lo-LA"/>
            </w:rPr>
          </w:rPrChange>
        </w:rPr>
        <w:t>(</w:t>
      </w:r>
      <w:del w:id="91" w:author="Bounleuth VONGMANY" w:date="2020-10-04T15:16:00Z">
        <w:r w:rsidRPr="00F1072C" w:rsidDel="00AF22A9">
          <w:rPr>
            <w:rFonts w:ascii="Times New Roman" w:eastAsia="Phetsarath OT" w:hAnsi="Times New Roman" w:cs="Times New Roman"/>
            <w:sz w:val="24"/>
            <w:szCs w:val="24"/>
            <w:lang w:val="en-US" w:bidi="lo-LA"/>
            <w:rPrChange w:id="92" w:author="Bounleuth VONGMANY" w:date="2020-10-04T14:31:00Z">
              <w:rPr>
                <w:rFonts w:ascii="Phetsarath OT" w:eastAsia="Phetsarath OT" w:hAnsi="Phetsarath OT" w:cs="Phetsarath OT"/>
                <w:sz w:val="24"/>
                <w:szCs w:val="24"/>
                <w:lang w:val="en-US" w:bidi="lo-LA"/>
              </w:rPr>
            </w:rPrChange>
          </w:rPr>
          <w:delText>model</w:delText>
        </w:r>
      </w:del>
      <w:ins w:id="93" w:author="Bounleuth VONGMANY" w:date="2020-10-04T15:16:00Z">
        <w:r w:rsidR="00AF22A9">
          <w:rPr>
            <w:rFonts w:ascii="Times New Roman" w:eastAsia="Phetsarath OT" w:hAnsi="Times New Roman" w:cs="DokChampa"/>
            <w:sz w:val="24"/>
            <w:szCs w:val="24"/>
            <w:lang w:val="en-US" w:bidi="th-TH"/>
          </w:rPr>
          <w:t>M</w:t>
        </w:r>
        <w:r w:rsidR="00AF22A9" w:rsidRPr="00F1072C">
          <w:rPr>
            <w:rFonts w:ascii="Times New Roman" w:eastAsia="Phetsarath OT" w:hAnsi="Times New Roman" w:cs="Times New Roman"/>
            <w:sz w:val="24"/>
            <w:szCs w:val="24"/>
            <w:lang w:val="en-US" w:bidi="lo-LA"/>
            <w:rPrChange w:id="94" w:author="Bounleuth VONGMANY" w:date="2020-10-04T14:31:00Z">
              <w:rPr>
                <w:rFonts w:ascii="Phetsarath OT" w:eastAsia="Phetsarath OT" w:hAnsi="Phetsarath OT" w:cs="Phetsarath OT"/>
                <w:sz w:val="24"/>
                <w:szCs w:val="24"/>
                <w:lang w:val="en-US" w:bidi="lo-LA"/>
              </w:rPr>
            </w:rPrChange>
          </w:rPr>
          <w:t>odel</w:t>
        </w:r>
      </w:ins>
      <w:r w:rsidRPr="00F1072C">
        <w:rPr>
          <w:rFonts w:ascii="Times New Roman" w:eastAsia="Phetsarath OT" w:hAnsi="Times New Roman" w:cs="Times New Roman"/>
          <w:sz w:val="24"/>
          <w:szCs w:val="24"/>
          <w:lang w:val="en-US" w:bidi="lo-LA"/>
          <w:rPrChange w:id="95" w:author="Bounleuth VONGMANY" w:date="2020-10-04T14:31:00Z">
            <w:rPr>
              <w:rFonts w:ascii="Phetsarath OT" w:eastAsia="Phetsarath OT" w:hAnsi="Phetsarath OT" w:cs="Phetsarath OT"/>
              <w:sz w:val="24"/>
              <w:szCs w:val="24"/>
              <w:lang w:val="en-US" w:bidi="lo-LA"/>
            </w:rPr>
          </w:rPrChange>
        </w:rPr>
        <w:t>)</w:t>
      </w:r>
      <w:r>
        <w:rPr>
          <w:rFonts w:ascii="Phetsarath OT" w:eastAsia="Phetsarath OT" w:hAnsi="Phetsarath OT" w:cs="Phetsarath OT"/>
          <w:sz w:val="24"/>
          <w:szCs w:val="24"/>
          <w:lang w:val="en-US" w:bidi="lo-LA"/>
        </w:rPr>
        <w:t xml:space="preserve"> </w:t>
      </w:r>
      <w:ins w:id="96" w:author="Bounleuth VONGMANY" w:date="2020-10-04T15:17:00Z">
        <w:r w:rsidR="00AF22A9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>ເພື່ອ</w:t>
        </w:r>
      </w:ins>
      <w:del w:id="97" w:author="Bounleuth VONGMANY" w:date="2020-10-04T15:17:00Z">
        <w:r w:rsidDel="00AF22A9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delText>ແລະ ພັດທະນາ</w:delText>
        </w:r>
      </w:del>
      <w:ins w:id="98" w:author="Bounleuth VONGMANY" w:date="2020-10-04T14:34:00Z">
        <w:r w:rsidR="00F1072C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>ຫຼຸດ</w:t>
        </w:r>
      </w:ins>
      <w:del w:id="99" w:author="Bounleuth VONGMANY" w:date="2020-10-04T14:34:00Z">
        <w:r w:rsidDel="00F1072C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delText>ລົບ</w:delText>
        </w:r>
      </w:del>
      <w:r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ການ</w:t>
      </w:r>
      <w:ins w:id="100" w:author="Bounleuth VONGMANY" w:date="2020-10-04T14:35:00Z">
        <w:r w:rsidR="00F1072C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>ໃຊ້ຄົນ</w:t>
        </w:r>
      </w:ins>
      <w:r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ກວດຈັບຄວາມໄວ</w:t>
      </w:r>
      <w:del w:id="101" w:author="Bounleuth VONGMANY" w:date="2020-10-04T15:17:00Z">
        <w:r w:rsidDel="00AF22A9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delText>,</w:delText>
        </w:r>
      </w:del>
      <w:ins w:id="102" w:author="Bounleuth VONGMANY" w:date="2020-10-04T15:17:00Z">
        <w:r w:rsidR="00AF22A9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 xml:space="preserve"> ແລະ</w:t>
        </w:r>
      </w:ins>
      <w:ins w:id="103" w:author="Bounleuth VONGMANY" w:date="2020-10-04T14:42:00Z">
        <w:r w:rsidR="00CA3F36">
          <w:rPr>
            <w:rFonts w:ascii="Phetsarath OT" w:eastAsia="Phetsarath OT" w:hAnsi="Phetsarath OT" w:cs="Phetsarath OT"/>
            <w:sz w:val="24"/>
            <w:szCs w:val="24"/>
            <w:lang w:val="en-US" w:bidi="lo-LA"/>
          </w:rPr>
          <w:t xml:space="preserve"> </w:t>
        </w:r>
      </w:ins>
      <w:ins w:id="104" w:author="Bounleuth VONGMANY" w:date="2020-10-04T14:35:00Z">
        <w:r w:rsidR="00F1072C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>ນັບ</w:t>
        </w:r>
      </w:ins>
      <w:r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ຈໍານວນ</w:t>
      </w:r>
      <w:ins w:id="105" w:author="Bounleuth VONGMANY" w:date="2020-10-04T14:43:00Z">
        <w:r w:rsidR="00CA3F36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>ລົດ</w:t>
        </w:r>
      </w:ins>
      <w:r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ເຂົ້າອອກ</w:t>
      </w:r>
      <w:del w:id="106" w:author="Bounleuth VONGMANY" w:date="2020-10-04T14:43:00Z">
        <w:r w:rsidDel="00CA3F36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delText>ຂອງລົດ</w:delText>
        </w:r>
      </w:del>
      <w:r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.</w:t>
      </w:r>
    </w:p>
    <w:p w14:paraId="00B3937A" w14:textId="45412AD3" w:rsidR="000B4A8D" w:rsidRPr="0055369A" w:rsidRDefault="0024170D" w:rsidP="0055369A">
      <w:pPr>
        <w:pStyle w:val="ListParagraph"/>
        <w:numPr>
          <w:ilvl w:val="0"/>
          <w:numId w:val="2"/>
        </w:numPr>
        <w:tabs>
          <w:tab w:val="left" w:pos="567"/>
        </w:tabs>
        <w:ind w:left="567" w:hanging="567"/>
        <w:rPr>
          <w:rFonts w:ascii="Phetsarath OT" w:eastAsia="Phetsarath OT" w:hAnsi="Phetsarath OT" w:cs="Phetsarath OT"/>
          <w:b/>
          <w:bCs/>
          <w:sz w:val="28"/>
          <w:szCs w:val="28"/>
        </w:rPr>
      </w:pPr>
      <w:r w:rsidRPr="0024170D">
        <w:rPr>
          <w:rFonts w:ascii="Phetsarath OT" w:eastAsia="Phetsarath OT" w:hAnsi="Phetsarath OT" w:cs="Phetsarath OT" w:hint="cs"/>
          <w:b/>
          <w:bCs/>
          <w:sz w:val="28"/>
          <w:szCs w:val="28"/>
          <w:cs/>
        </w:rPr>
        <w:t>ຈຸດປະສົງ</w:t>
      </w:r>
    </w:p>
    <w:p w14:paraId="28BC8353" w14:textId="14089C8B" w:rsidR="000B4A8D" w:rsidRPr="000B4A8D" w:rsidRDefault="000B4A8D">
      <w:pPr>
        <w:pStyle w:val="ListParagraph"/>
        <w:numPr>
          <w:ilvl w:val="0"/>
          <w:numId w:val="5"/>
        </w:numPr>
        <w:ind w:left="567" w:hanging="283"/>
        <w:rPr>
          <w:rFonts w:ascii="Phetsarath OT" w:eastAsia="Phetsarath OT" w:hAnsi="Phetsarath OT" w:cs="Phetsarath OT"/>
          <w:sz w:val="24"/>
          <w:szCs w:val="24"/>
          <w:lang w:bidi="lo-LA"/>
        </w:rPr>
        <w:pPrChange w:id="107" w:author="Bounleuth VONGMANY" w:date="2020-10-04T14:43:00Z">
          <w:pPr>
            <w:pStyle w:val="ListParagraph"/>
            <w:numPr>
              <w:numId w:val="5"/>
            </w:numPr>
            <w:ind w:hanging="360"/>
          </w:pPr>
        </w:pPrChange>
      </w:pPr>
      <w:r w:rsidRPr="000B4A8D">
        <w:rPr>
          <w:rFonts w:ascii="Phetsarath OT" w:eastAsia="Phetsarath OT" w:hAnsi="Phetsarath OT" w:cs="Phetsarath OT"/>
          <w:sz w:val="24"/>
          <w:szCs w:val="24"/>
          <w:cs/>
          <w:lang w:bidi="lo-LA"/>
        </w:rPr>
        <w:t>ສຶກສາ</w:t>
      </w:r>
      <w:ins w:id="108" w:author="Bounleuth VONGMANY" w:date="2020-10-04T15:24:00Z">
        <w:r w:rsidR="00AF22A9">
          <w:rPr>
            <w:rFonts w:ascii="Phetsarath OT" w:eastAsia="Phetsarath OT" w:hAnsi="Phetsarath OT" w:cs="Phetsarath OT" w:hint="cs"/>
            <w:sz w:val="24"/>
            <w:szCs w:val="24"/>
            <w:cs/>
            <w:lang w:bidi="lo-LA"/>
          </w:rPr>
          <w:t xml:space="preserve"> </w:t>
        </w:r>
      </w:ins>
      <w:r w:rsidRPr="000B4A8D">
        <w:rPr>
          <w:rFonts w:ascii="Phetsarath OT" w:eastAsia="Phetsarath OT" w:hAnsi="Phetsarath OT" w:cs="Phetsarath OT"/>
          <w:sz w:val="24"/>
          <w:szCs w:val="24"/>
          <w:cs/>
          <w:lang w:bidi="lo-LA"/>
        </w:rPr>
        <w:t xml:space="preserve">ວິທີການຂອງ </w:t>
      </w:r>
      <w:r w:rsidRPr="00E85144">
        <w:rPr>
          <w:rFonts w:ascii="Times New Roman" w:eastAsia="Phetsarath OT" w:hAnsi="Times New Roman" w:cs="Times New Roman"/>
          <w:sz w:val="24"/>
          <w:szCs w:val="24"/>
        </w:rPr>
        <w:t>CNN</w:t>
      </w:r>
      <w:r w:rsidRPr="000B4A8D">
        <w:rPr>
          <w:rFonts w:ascii="Phetsarath OT" w:eastAsia="Phetsarath OT" w:hAnsi="Phetsarath OT" w:cs="Phetsarath OT"/>
          <w:sz w:val="24"/>
          <w:szCs w:val="24"/>
        </w:rPr>
        <w:t xml:space="preserve"> </w:t>
      </w: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ແລະ </w:t>
      </w:r>
      <w:r w:rsidRPr="00E85144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YOLO</w:t>
      </w:r>
      <w:r>
        <w:rPr>
          <w:rFonts w:ascii="Phetsarath OT" w:eastAsia="Phetsarath OT" w:hAnsi="Phetsarath OT" w:cs="Phetsarath OT"/>
          <w:sz w:val="24"/>
          <w:szCs w:val="24"/>
          <w:lang w:val="en-US" w:bidi="lo-LA"/>
        </w:rPr>
        <w:t xml:space="preserve"> </w:t>
      </w:r>
      <w:r w:rsidRPr="000B4A8D">
        <w:rPr>
          <w:rFonts w:ascii="Phetsarath OT" w:eastAsia="Phetsarath OT" w:hAnsi="Phetsarath OT" w:cs="Phetsarath OT"/>
          <w:sz w:val="24"/>
          <w:szCs w:val="24"/>
          <w:cs/>
          <w:lang w:bidi="lo-LA"/>
        </w:rPr>
        <w:t>ໃນການປະຍຸກໃຊ້ໃນການນັບຈຳນວນລົດຕາມທ້ອງຖະໜົນແບບລ</w:t>
      </w:r>
      <w:ins w:id="109" w:author="Bounleuth VONGMANY" w:date="2020-10-04T15:18:00Z">
        <w:r w:rsidR="00AF22A9">
          <w:rPr>
            <w:rFonts w:ascii="Phetsarath OT" w:eastAsia="Phetsarath OT" w:hAnsi="Phetsarath OT" w:cs="Phetsarath OT" w:hint="cs"/>
            <w:sz w:val="24"/>
            <w:szCs w:val="24"/>
            <w:cs/>
            <w:lang w:bidi="lo-LA"/>
          </w:rPr>
          <w:t>ິ</w:t>
        </w:r>
      </w:ins>
      <w:del w:id="110" w:author="Bounleuth VONGMANY" w:date="2020-10-04T15:18:00Z">
        <w:r w:rsidRPr="000B4A8D" w:rsidDel="00AF22A9">
          <w:rPr>
            <w:rFonts w:ascii="Phetsarath OT" w:eastAsia="Phetsarath OT" w:hAnsi="Phetsarath OT" w:cs="Phetsarath OT"/>
            <w:sz w:val="24"/>
            <w:szCs w:val="24"/>
            <w:cs/>
            <w:lang w:bidi="lo-LA"/>
          </w:rPr>
          <w:delText>ິ</w:delText>
        </w:r>
      </w:del>
      <w:r w:rsidRPr="000B4A8D">
        <w:rPr>
          <w:rFonts w:ascii="Phetsarath OT" w:eastAsia="Phetsarath OT" w:hAnsi="Phetsarath OT" w:cs="Phetsarath OT"/>
          <w:sz w:val="24"/>
          <w:szCs w:val="24"/>
          <w:cs/>
          <w:lang w:bidi="lo-LA"/>
        </w:rPr>
        <w:t>ວໄທມ</w:t>
      </w:r>
      <w:ins w:id="111" w:author="Bounleuth VONGMANY" w:date="2020-10-04T15:18:00Z">
        <w:r w:rsidR="00AF22A9">
          <w:rPr>
            <w:rFonts w:ascii="Phetsarath OT" w:eastAsia="Phetsarath OT" w:hAnsi="Phetsarath OT" w:cs="Phetsarath OT" w:hint="cs"/>
            <w:sz w:val="24"/>
            <w:szCs w:val="24"/>
            <w:cs/>
            <w:lang w:bidi="lo-LA"/>
          </w:rPr>
          <w:t xml:space="preserve"> (</w:t>
        </w:r>
        <w:r w:rsidR="00AF22A9">
          <w:rPr>
            <w:rFonts w:ascii="Phetsarath OT" w:eastAsia="Phetsarath OT" w:hAnsi="Phetsarath OT" w:cs="Phetsarath OT"/>
            <w:sz w:val="24"/>
            <w:szCs w:val="24"/>
            <w:lang w:val="en-US" w:bidi="th-TH"/>
          </w:rPr>
          <w:t>Real</w:t>
        </w:r>
      </w:ins>
      <w:ins w:id="112" w:author="Bounleuth VONGMANY" w:date="2020-10-04T15:19:00Z">
        <w:r w:rsidR="00AF22A9">
          <w:rPr>
            <w:rFonts w:ascii="Phetsarath OT" w:eastAsia="Phetsarath OT" w:hAnsi="Phetsarath OT" w:cs="Phetsarath OT"/>
            <w:sz w:val="24"/>
            <w:szCs w:val="24"/>
            <w:lang w:val="en-US" w:bidi="th-TH"/>
          </w:rPr>
          <w:t>-</w:t>
        </w:r>
      </w:ins>
      <w:ins w:id="113" w:author="Bounleuth VONGMANY" w:date="2020-10-04T15:18:00Z">
        <w:r w:rsidR="00AF22A9">
          <w:rPr>
            <w:rFonts w:ascii="Phetsarath OT" w:eastAsia="Phetsarath OT" w:hAnsi="Phetsarath OT" w:cs="Phetsarath OT"/>
            <w:sz w:val="24"/>
            <w:szCs w:val="24"/>
            <w:lang w:val="en-US" w:bidi="th-TH"/>
          </w:rPr>
          <w:t>Tim</w:t>
        </w:r>
      </w:ins>
      <w:ins w:id="114" w:author="Bounleuth VONGMANY" w:date="2020-10-04T15:19:00Z">
        <w:r w:rsidR="00AF22A9">
          <w:rPr>
            <w:rFonts w:ascii="Phetsarath OT" w:eastAsia="Phetsarath OT" w:hAnsi="Phetsarath OT" w:cs="Phetsarath OT"/>
            <w:sz w:val="24"/>
            <w:szCs w:val="24"/>
            <w:lang w:val="en-US" w:bidi="th-TH"/>
          </w:rPr>
          <w:t>e</w:t>
        </w:r>
      </w:ins>
      <w:ins w:id="115" w:author="Bounleuth VONGMANY" w:date="2020-10-04T15:18:00Z">
        <w:r w:rsidR="00AF22A9">
          <w:rPr>
            <w:rFonts w:ascii="Phetsarath OT" w:eastAsia="Phetsarath OT" w:hAnsi="Phetsarath OT" w:cs="Phetsarath OT" w:hint="cs"/>
            <w:sz w:val="24"/>
            <w:szCs w:val="24"/>
            <w:cs/>
            <w:lang w:bidi="lo-LA"/>
          </w:rPr>
          <w:t>)</w:t>
        </w:r>
      </w:ins>
    </w:p>
    <w:p w14:paraId="0FE76214" w14:textId="296A4728" w:rsidR="000B4A8D" w:rsidRPr="000B4A8D" w:rsidRDefault="000B4A8D">
      <w:pPr>
        <w:pStyle w:val="ListParagraph"/>
        <w:numPr>
          <w:ilvl w:val="0"/>
          <w:numId w:val="5"/>
        </w:numPr>
        <w:ind w:left="567" w:hanging="283"/>
        <w:rPr>
          <w:rFonts w:ascii="Phetsarath OT" w:eastAsia="Phetsarath OT" w:hAnsi="Phetsarath OT" w:cs="Phetsarath OT"/>
          <w:sz w:val="24"/>
          <w:szCs w:val="24"/>
          <w:lang w:bidi="lo-LA"/>
        </w:rPr>
        <w:pPrChange w:id="116" w:author="Bounleuth VONGMANY" w:date="2020-10-04T14:43:00Z">
          <w:pPr>
            <w:pStyle w:val="ListParagraph"/>
            <w:numPr>
              <w:numId w:val="5"/>
            </w:numPr>
            <w:ind w:hanging="360"/>
          </w:pPr>
        </w:pPrChange>
      </w:pPr>
      <w:r w:rsidRPr="000B4A8D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ສຶກສາ</w:t>
      </w:r>
      <w:ins w:id="117" w:author="Bounleuth VONGMANY" w:date="2020-10-04T15:24:00Z">
        <w:r w:rsidR="00AF22A9">
          <w:rPr>
            <w:rFonts w:ascii="Phetsarath OT" w:eastAsia="Phetsarath OT" w:hAnsi="Phetsarath OT" w:cs="Phetsarath OT" w:hint="cs"/>
            <w:sz w:val="24"/>
            <w:szCs w:val="24"/>
            <w:cs/>
            <w:lang w:bidi="lo-LA"/>
          </w:rPr>
          <w:t xml:space="preserve"> </w:t>
        </w:r>
      </w:ins>
      <w:r w:rsidRPr="000B4A8D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ວິທີການຂອງ</w:t>
      </w:r>
      <w:r w:rsidRPr="000B4A8D">
        <w:rPr>
          <w:rFonts w:ascii="Phetsarath OT" w:eastAsia="Phetsarath OT" w:hAnsi="Phetsarath OT" w:cs="Phetsarath OT"/>
          <w:sz w:val="24"/>
          <w:szCs w:val="24"/>
          <w:cs/>
          <w:lang w:bidi="lo-LA"/>
        </w:rPr>
        <w:t xml:space="preserve"> </w:t>
      </w:r>
      <w:r w:rsidRPr="00E85144">
        <w:rPr>
          <w:rFonts w:ascii="Times New Roman" w:eastAsia="Phetsarath OT" w:hAnsi="Times New Roman" w:cs="Times New Roman"/>
          <w:sz w:val="24"/>
          <w:szCs w:val="24"/>
        </w:rPr>
        <w:t>CNN</w:t>
      </w:r>
      <w:r>
        <w:rPr>
          <w:rFonts w:ascii="Phetsarath OT" w:eastAsia="Phetsarath OT" w:hAnsi="Phetsarath OT" w:cs="Phetsarath OT"/>
          <w:sz w:val="24"/>
          <w:szCs w:val="24"/>
        </w:rPr>
        <w:t xml:space="preserve"> </w:t>
      </w: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ແລະ </w:t>
      </w:r>
      <w:r w:rsidRPr="00E85144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YOLO</w:t>
      </w:r>
      <w:r w:rsidRPr="000B4A8D">
        <w:rPr>
          <w:rFonts w:ascii="Phetsarath OT" w:eastAsia="Phetsarath OT" w:hAnsi="Phetsarath OT" w:cs="Phetsarath OT"/>
          <w:sz w:val="24"/>
          <w:szCs w:val="24"/>
        </w:rPr>
        <w:t xml:space="preserve"> </w:t>
      </w:r>
      <w:r w:rsidRPr="000B4A8D">
        <w:rPr>
          <w:rFonts w:ascii="Phetsarath OT" w:eastAsia="Phetsarath OT" w:hAnsi="Phetsarath OT" w:cs="Phetsarath OT"/>
          <w:sz w:val="24"/>
          <w:szCs w:val="24"/>
          <w:cs/>
          <w:lang w:bidi="lo-LA"/>
        </w:rPr>
        <w:t>ໃນການປະຍຸກໃຊ້ກັບການກວດຈັບຄວາມໄວຂອງລົດຕາມທ້ອງຖະໜົນແບບລິວໄທມ</w:t>
      </w: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 </w:t>
      </w:r>
      <w:ins w:id="118" w:author="Bounleuth VONGMANY" w:date="2020-10-04T15:19:00Z">
        <w:r w:rsidR="00AF22A9">
          <w:rPr>
            <w:rFonts w:ascii="Phetsarath OT" w:eastAsia="Phetsarath OT" w:hAnsi="Phetsarath OT" w:cs="Phetsarath OT" w:hint="cs"/>
            <w:sz w:val="24"/>
            <w:szCs w:val="24"/>
            <w:cs/>
            <w:lang w:bidi="lo-LA"/>
          </w:rPr>
          <w:t xml:space="preserve"> (</w:t>
        </w:r>
        <w:r w:rsidR="00AF22A9">
          <w:rPr>
            <w:rFonts w:ascii="Phetsarath OT" w:eastAsia="Phetsarath OT" w:hAnsi="Phetsarath OT" w:cs="Phetsarath OT"/>
            <w:sz w:val="24"/>
            <w:szCs w:val="24"/>
            <w:lang w:val="en-US" w:bidi="th-TH"/>
          </w:rPr>
          <w:t>Real-Time</w:t>
        </w:r>
        <w:r w:rsidR="00AF22A9">
          <w:rPr>
            <w:rFonts w:ascii="Phetsarath OT" w:eastAsia="Phetsarath OT" w:hAnsi="Phetsarath OT" w:cs="Phetsarath OT" w:hint="cs"/>
            <w:sz w:val="24"/>
            <w:szCs w:val="24"/>
            <w:cs/>
            <w:lang w:bidi="lo-LA"/>
          </w:rPr>
          <w:t>)</w:t>
        </w:r>
      </w:ins>
    </w:p>
    <w:p w14:paraId="566EB35A" w14:textId="6D388805" w:rsidR="000B4A8D" w:rsidRPr="000B4A8D" w:rsidRDefault="000B4A8D">
      <w:pPr>
        <w:pStyle w:val="ListParagraph"/>
        <w:numPr>
          <w:ilvl w:val="0"/>
          <w:numId w:val="5"/>
        </w:numPr>
        <w:ind w:left="567" w:hanging="283"/>
        <w:rPr>
          <w:rFonts w:ascii="Phetsarath OT" w:eastAsia="Phetsarath OT" w:hAnsi="Phetsarath OT" w:cs="Phetsarath OT"/>
          <w:sz w:val="24"/>
          <w:szCs w:val="24"/>
          <w:lang w:bidi="lo-LA"/>
        </w:rPr>
        <w:pPrChange w:id="119" w:author="Bounleuth VONGMANY" w:date="2020-10-04T14:43:00Z">
          <w:pPr>
            <w:pStyle w:val="ListParagraph"/>
            <w:numPr>
              <w:numId w:val="5"/>
            </w:numPr>
            <w:ind w:hanging="360"/>
          </w:pPr>
        </w:pPrChange>
      </w:pPr>
      <w:del w:id="120" w:author="Bounleuth VONGMANY" w:date="2020-10-04T14:51:00Z">
        <w:r w:rsidRPr="000B4A8D" w:rsidDel="00A944E5">
          <w:rPr>
            <w:rFonts w:ascii="Phetsarath OT" w:eastAsia="Phetsarath OT" w:hAnsi="Phetsarath OT" w:cs="Phetsarath OT"/>
            <w:sz w:val="24"/>
            <w:szCs w:val="24"/>
            <w:cs/>
            <w:lang w:bidi="lo-LA"/>
          </w:rPr>
          <w:delText>ສ້າງ</w:delText>
        </w:r>
      </w:del>
      <w:ins w:id="121" w:author="Bounleuth VONGMANY" w:date="2020-10-04T14:51:00Z">
        <w:r w:rsidR="00A944E5">
          <w:rPr>
            <w:rFonts w:ascii="Phetsarath OT" w:eastAsia="Phetsarath OT" w:hAnsi="Phetsarath OT" w:cs="Phetsarath OT"/>
            <w:sz w:val="24"/>
            <w:szCs w:val="24"/>
            <w:cs/>
            <w:lang w:bidi="lo-LA"/>
          </w:rPr>
          <w:t>ພັດທະນາ</w:t>
        </w:r>
      </w:ins>
      <w:ins w:id="122" w:author="Bounleuth VONGMANY" w:date="2020-10-04T15:24:00Z">
        <w:r w:rsidR="00AF22A9">
          <w:rPr>
            <w:rFonts w:ascii="Phetsarath OT" w:eastAsia="Phetsarath OT" w:hAnsi="Phetsarath OT" w:cs="Phetsarath OT" w:hint="cs"/>
            <w:sz w:val="24"/>
            <w:szCs w:val="24"/>
            <w:cs/>
            <w:lang w:bidi="lo-LA"/>
          </w:rPr>
          <w:t xml:space="preserve"> </w:t>
        </w:r>
      </w:ins>
      <w:r w:rsidRPr="000B4A8D">
        <w:rPr>
          <w:rFonts w:ascii="Phetsarath OT" w:eastAsia="Phetsarath OT" w:hAnsi="Phetsarath OT" w:cs="Phetsarath OT"/>
          <w:sz w:val="24"/>
          <w:szCs w:val="24"/>
          <w:cs/>
          <w:lang w:bidi="lo-LA"/>
        </w:rPr>
        <w:t>ລະບົບກວດຈັບ</w:t>
      </w:r>
      <w:ins w:id="123" w:author="Bounleuth VONGMANY" w:date="2020-10-04T15:23:00Z">
        <w:r w:rsidR="00AF22A9">
          <w:rPr>
            <w:rFonts w:ascii="Phetsarath OT" w:eastAsia="Phetsarath OT" w:hAnsi="Phetsarath OT" w:cs="Phetsarath OT" w:hint="cs"/>
            <w:sz w:val="24"/>
            <w:szCs w:val="24"/>
            <w:cs/>
            <w:lang w:bidi="lo-LA"/>
          </w:rPr>
          <w:t>ຄ</w:t>
        </w:r>
      </w:ins>
      <w:ins w:id="124" w:author="Bounleuth VONGMANY" w:date="2020-10-04T15:24:00Z">
        <w:r w:rsidR="00AF22A9">
          <w:rPr>
            <w:rFonts w:ascii="Phetsarath OT" w:eastAsia="Phetsarath OT" w:hAnsi="Phetsarath OT" w:cs="Phetsarath OT" w:hint="cs"/>
            <w:sz w:val="24"/>
            <w:szCs w:val="24"/>
            <w:cs/>
            <w:lang w:bidi="lo-LA"/>
          </w:rPr>
          <w:t>ວາມໄວຂອງ</w:t>
        </w:r>
      </w:ins>
      <w:del w:id="125" w:author="Bounleuth VONGMANY" w:date="2020-10-04T14:36:00Z">
        <w:r w:rsidRPr="000B4A8D" w:rsidDel="00627E1C">
          <w:rPr>
            <w:rFonts w:ascii="Phetsarath OT" w:eastAsia="Phetsarath OT" w:hAnsi="Phetsarath OT" w:cs="Phetsarath OT"/>
            <w:sz w:val="24"/>
            <w:szCs w:val="24"/>
            <w:cs/>
            <w:lang w:bidi="lo-LA"/>
          </w:rPr>
          <w:delText>ວັດຖຸ</w:delText>
        </w:r>
      </w:del>
      <w:r w:rsidRPr="000B4A8D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ລົດ</w:t>
      </w:r>
      <w:r w:rsidRPr="000B4A8D">
        <w:rPr>
          <w:rFonts w:ascii="Phetsarath OT" w:eastAsia="Phetsarath OT" w:hAnsi="Phetsarath OT" w:cs="Phetsarath OT"/>
          <w:sz w:val="24"/>
          <w:szCs w:val="24"/>
          <w:cs/>
          <w:lang w:bidi="lo-LA"/>
        </w:rPr>
        <w:t>ທີ່ເກ</w:t>
      </w:r>
      <w:ins w:id="126" w:author="Bounleuth VONGMANY" w:date="2020-10-04T14:35:00Z">
        <w:r w:rsidR="00627E1C">
          <w:rPr>
            <w:rFonts w:ascii="Phetsarath OT" w:eastAsia="Phetsarath OT" w:hAnsi="Phetsarath OT" w:cs="Phetsarath OT" w:hint="cs"/>
            <w:sz w:val="24"/>
            <w:szCs w:val="24"/>
            <w:cs/>
            <w:lang w:bidi="lo-LA"/>
          </w:rPr>
          <w:t>ີ</w:t>
        </w:r>
      </w:ins>
      <w:del w:id="127" w:author="Bounleuth VONGMANY" w:date="2020-10-04T14:35:00Z">
        <w:r w:rsidRPr="000B4A8D" w:rsidDel="00627E1C">
          <w:rPr>
            <w:rFonts w:ascii="Phetsarath OT" w:eastAsia="Phetsarath OT" w:hAnsi="Phetsarath OT" w:cs="Phetsarath OT"/>
            <w:sz w:val="24"/>
            <w:szCs w:val="24"/>
            <w:cs/>
            <w:lang w:bidi="lo-LA"/>
          </w:rPr>
          <w:delText>ິ</w:delText>
        </w:r>
      </w:del>
      <w:r w:rsidRPr="000B4A8D">
        <w:rPr>
          <w:rFonts w:ascii="Phetsarath OT" w:eastAsia="Phetsarath OT" w:hAnsi="Phetsarath OT" w:cs="Phetsarath OT"/>
          <w:sz w:val="24"/>
          <w:szCs w:val="24"/>
          <w:cs/>
          <w:lang w:bidi="lo-LA"/>
        </w:rPr>
        <w:t>ດ</w:t>
      </w:r>
      <w:ins w:id="128" w:author="Bounleuth VONGMANY" w:date="2020-10-04T14:36:00Z">
        <w:r w:rsidR="00627E1C">
          <w:rPr>
            <w:rFonts w:ascii="Phetsarath OT" w:eastAsia="Phetsarath OT" w:hAnsi="Phetsarath OT" w:cs="Phetsarath OT" w:hint="cs"/>
            <w:sz w:val="24"/>
            <w:szCs w:val="24"/>
            <w:cs/>
            <w:lang w:bidi="lo-LA"/>
          </w:rPr>
          <w:t>ຂຶ້ນ</w:t>
        </w:r>
      </w:ins>
      <w:r w:rsidRPr="000B4A8D">
        <w:rPr>
          <w:rFonts w:ascii="Phetsarath OT" w:eastAsia="Phetsarath OT" w:hAnsi="Phetsarath OT" w:cs="Phetsarath OT"/>
          <w:sz w:val="24"/>
          <w:szCs w:val="24"/>
          <w:cs/>
          <w:lang w:bidi="lo-LA"/>
        </w:rPr>
        <w:t>ໃນພາບ</w:t>
      </w:r>
      <w:ins w:id="129" w:author="Bounleuth VONGMANY" w:date="2020-10-04T14:37:00Z">
        <w:r w:rsidR="00627E1C">
          <w:rPr>
            <w:rFonts w:ascii="Phetsarath OT" w:eastAsia="Phetsarath OT" w:hAnsi="Phetsarath OT" w:cs="Phetsarath OT" w:hint="cs"/>
            <w:sz w:val="24"/>
            <w:szCs w:val="24"/>
            <w:cs/>
            <w:lang w:bidi="lo-LA"/>
          </w:rPr>
          <w:t>ຂອງ</w:t>
        </w:r>
      </w:ins>
      <w:del w:id="130" w:author="Bounleuth VONGMANY" w:date="2020-10-04T14:36:00Z">
        <w:r w:rsidRPr="000B4A8D" w:rsidDel="00627E1C">
          <w:rPr>
            <w:rFonts w:ascii="Phetsarath OT" w:eastAsia="Phetsarath OT" w:hAnsi="Phetsarath OT" w:cs="Phetsarath OT"/>
            <w:sz w:val="24"/>
            <w:szCs w:val="24"/>
            <w:cs/>
            <w:lang w:bidi="lo-LA"/>
          </w:rPr>
          <w:delText>ຈາກ</w:delText>
        </w:r>
      </w:del>
      <w:r w:rsidRPr="000B4A8D">
        <w:rPr>
          <w:rFonts w:ascii="Phetsarath OT" w:eastAsia="Phetsarath OT" w:hAnsi="Phetsarath OT" w:cs="Phetsarath OT"/>
          <w:sz w:val="24"/>
          <w:szCs w:val="24"/>
          <w:cs/>
          <w:lang w:bidi="lo-LA"/>
        </w:rPr>
        <w:t>ກ້ອງວົງຈອນ</w:t>
      </w:r>
      <w:del w:id="131" w:author="Bounleuth VONGMANY" w:date="2020-10-04T14:38:00Z">
        <w:r w:rsidRPr="000B4A8D" w:rsidDel="00627E1C">
          <w:rPr>
            <w:rFonts w:ascii="Phetsarath OT" w:eastAsia="Phetsarath OT" w:hAnsi="Phetsarath OT" w:cs="Phetsarath OT"/>
            <w:sz w:val="24"/>
            <w:szCs w:val="24"/>
            <w:cs/>
            <w:lang w:bidi="lo-LA"/>
          </w:rPr>
          <w:delText>ວິດີໂອ</w:delText>
        </w:r>
      </w:del>
      <w:ins w:id="132" w:author="Bounleuth VONGMANY" w:date="2020-10-04T14:53:00Z">
        <w:r w:rsidR="00A944E5">
          <w:rPr>
            <w:rFonts w:ascii="Phetsarath OT" w:eastAsia="Phetsarath OT" w:hAnsi="Phetsarath OT" w:cs="Phetsarath OT"/>
            <w:sz w:val="24"/>
            <w:szCs w:val="24"/>
            <w:cs/>
            <w:lang w:bidi="lo-LA"/>
          </w:rPr>
          <w:t>ວິດີໂອ</w:t>
        </w:r>
      </w:ins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ໂດຍໃຊ້</w:t>
      </w:r>
      <w:r w:rsidRPr="000B4A8D">
        <w:rPr>
          <w:rFonts w:ascii="Phetsarath OT" w:eastAsia="Phetsarath OT" w:hAnsi="Phetsarath OT" w:cs="Phetsarath OT"/>
          <w:sz w:val="24"/>
          <w:szCs w:val="24"/>
        </w:rPr>
        <w:t xml:space="preserve"> </w:t>
      </w:r>
      <w:r w:rsidRPr="00E85144">
        <w:rPr>
          <w:rFonts w:ascii="Times New Roman" w:eastAsia="Phetsarath OT" w:hAnsi="Times New Roman" w:cs="Times New Roman"/>
          <w:sz w:val="24"/>
          <w:szCs w:val="24"/>
        </w:rPr>
        <w:t>CNN</w:t>
      </w:r>
      <w:r>
        <w:rPr>
          <w:rFonts w:ascii="Phetsarath OT" w:eastAsia="Phetsarath OT" w:hAnsi="Phetsarath OT" w:cs="Phetsarath OT"/>
          <w:sz w:val="24"/>
          <w:szCs w:val="24"/>
        </w:rPr>
        <w:t xml:space="preserve"> </w:t>
      </w: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ແລະ </w:t>
      </w:r>
      <w:r w:rsidRPr="00E85144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YOLO</w:t>
      </w:r>
    </w:p>
    <w:p w14:paraId="2C967FA6" w14:textId="796DE3D4" w:rsidR="000B4A8D" w:rsidRPr="000B4A8D" w:rsidDel="00AF22A9" w:rsidRDefault="000B4A8D">
      <w:pPr>
        <w:pStyle w:val="ListParagraph"/>
        <w:numPr>
          <w:ilvl w:val="0"/>
          <w:numId w:val="5"/>
        </w:numPr>
        <w:ind w:left="567" w:hanging="283"/>
        <w:rPr>
          <w:del w:id="133" w:author="Bounleuth VONGMANY" w:date="2020-10-04T15:21:00Z"/>
          <w:rFonts w:ascii="Phetsarath OT" w:eastAsia="Phetsarath OT" w:hAnsi="Phetsarath OT" w:cs="Phetsarath OT"/>
          <w:sz w:val="24"/>
          <w:szCs w:val="24"/>
          <w:lang w:bidi="lo-LA"/>
        </w:rPr>
        <w:pPrChange w:id="134" w:author="Bounleuth VONGMANY" w:date="2020-10-04T14:43:00Z">
          <w:pPr>
            <w:pStyle w:val="ListParagraph"/>
            <w:numPr>
              <w:numId w:val="5"/>
            </w:numPr>
            <w:ind w:hanging="360"/>
          </w:pPr>
        </w:pPrChange>
      </w:pPr>
      <w:del w:id="135" w:author="Bounleuth VONGMANY" w:date="2020-10-04T14:51:00Z">
        <w:r w:rsidRPr="00AF22A9" w:rsidDel="00A944E5">
          <w:rPr>
            <w:rFonts w:ascii="Phetsarath OT" w:eastAsia="Phetsarath OT" w:hAnsi="Phetsarath OT" w:cs="Phetsarath OT" w:hint="cs"/>
            <w:sz w:val="24"/>
            <w:szCs w:val="24"/>
            <w:cs/>
            <w:lang w:bidi="lo-LA"/>
          </w:rPr>
          <w:delText>ສ້າງ</w:delText>
        </w:r>
      </w:del>
      <w:del w:id="136" w:author="Bounleuth VONGMANY" w:date="2020-10-04T15:21:00Z">
        <w:r w:rsidRPr="00AF22A9" w:rsidDel="00AF22A9">
          <w:rPr>
            <w:rFonts w:ascii="Phetsarath OT" w:eastAsia="Phetsarath OT" w:hAnsi="Phetsarath OT" w:cs="Phetsarath OT" w:hint="cs"/>
            <w:sz w:val="24"/>
            <w:szCs w:val="24"/>
            <w:cs/>
            <w:lang w:bidi="lo-LA"/>
          </w:rPr>
          <w:delText>ລະບົບຈໍາແນກປະເພດຂອງຍານພາຫະນະຈາກ</w:delText>
        </w:r>
      </w:del>
      <w:del w:id="137" w:author="Bounleuth VONGMANY" w:date="2020-10-04T14:37:00Z">
        <w:r w:rsidRPr="00AF22A9" w:rsidDel="00627E1C">
          <w:rPr>
            <w:rFonts w:ascii="Phetsarath OT" w:eastAsia="Phetsarath OT" w:hAnsi="Phetsarath OT" w:cs="Phetsarath OT" w:hint="cs"/>
            <w:sz w:val="24"/>
            <w:szCs w:val="24"/>
            <w:cs/>
            <w:lang w:bidi="lo-LA"/>
          </w:rPr>
          <w:delText>ວັດຖຸ</w:delText>
        </w:r>
      </w:del>
      <w:del w:id="138" w:author="Bounleuth VONGMANY" w:date="2020-10-04T15:21:00Z">
        <w:r w:rsidRPr="00AF22A9" w:rsidDel="00AF22A9">
          <w:rPr>
            <w:rFonts w:ascii="Phetsarath OT" w:eastAsia="Phetsarath OT" w:hAnsi="Phetsarath OT" w:cs="Phetsarath OT" w:hint="cs"/>
            <w:sz w:val="24"/>
            <w:szCs w:val="24"/>
            <w:cs/>
            <w:lang w:bidi="lo-LA"/>
          </w:rPr>
          <w:delText>ທີ່</w:delText>
        </w:r>
      </w:del>
      <w:del w:id="139" w:author="Bounleuth VONGMANY" w:date="2020-10-04T14:37:00Z">
        <w:r w:rsidRPr="00AF22A9" w:rsidDel="00627E1C">
          <w:rPr>
            <w:rFonts w:ascii="Phetsarath OT" w:eastAsia="Phetsarath OT" w:hAnsi="Phetsarath OT" w:cs="Phetsarath OT" w:hint="cs"/>
            <w:sz w:val="24"/>
            <w:szCs w:val="24"/>
            <w:cs/>
            <w:lang w:bidi="lo-LA"/>
          </w:rPr>
          <w:delText>ເກິດ</w:delText>
        </w:r>
      </w:del>
      <w:del w:id="140" w:author="Bounleuth VONGMANY" w:date="2020-10-04T15:21:00Z">
        <w:r w:rsidR="00F40672" w:rsidRPr="00AF22A9" w:rsidDel="00AF22A9">
          <w:rPr>
            <w:rFonts w:ascii="Phetsarath OT" w:eastAsia="Phetsarath OT" w:hAnsi="Phetsarath OT" w:cs="Phetsarath OT" w:hint="cs"/>
            <w:sz w:val="24"/>
            <w:szCs w:val="24"/>
            <w:cs/>
            <w:lang w:bidi="lo-LA"/>
          </w:rPr>
          <w:delText>ຂຶ້ນ</w:delText>
        </w:r>
        <w:r w:rsidRPr="00AF22A9" w:rsidDel="00AF22A9">
          <w:rPr>
            <w:rFonts w:ascii="Phetsarath OT" w:eastAsia="Phetsarath OT" w:hAnsi="Phetsarath OT" w:cs="Phetsarath OT" w:hint="cs"/>
            <w:sz w:val="24"/>
            <w:szCs w:val="24"/>
            <w:cs/>
            <w:lang w:bidi="lo-LA"/>
          </w:rPr>
          <w:delText>ໃນພາບ</w:delText>
        </w:r>
      </w:del>
      <w:del w:id="141" w:author="Bounleuth VONGMANY" w:date="2020-10-04T14:37:00Z">
        <w:r w:rsidRPr="00AF22A9" w:rsidDel="00627E1C">
          <w:rPr>
            <w:rFonts w:ascii="Phetsarath OT" w:eastAsia="Phetsarath OT" w:hAnsi="Phetsarath OT" w:cs="Phetsarath OT"/>
            <w:sz w:val="24"/>
            <w:szCs w:val="24"/>
            <w:cs/>
            <w:lang w:bidi="lo-LA"/>
          </w:rPr>
          <w:delText xml:space="preserve"> </w:delText>
        </w:r>
      </w:del>
      <w:del w:id="142" w:author="Bounleuth VONGMANY" w:date="2020-10-04T15:21:00Z">
        <w:r w:rsidRPr="00AF22A9" w:rsidDel="00AF22A9">
          <w:rPr>
            <w:rFonts w:ascii="Phetsarath OT" w:eastAsia="Phetsarath OT" w:hAnsi="Phetsarath OT" w:cs="Phetsarath OT" w:hint="cs"/>
            <w:sz w:val="24"/>
            <w:szCs w:val="24"/>
            <w:cs/>
            <w:lang w:bidi="lo-LA"/>
          </w:rPr>
          <w:delText>ໂດຍໃຊ້</w:delText>
        </w:r>
        <w:r w:rsidRPr="00AF22A9" w:rsidDel="00AF22A9">
          <w:rPr>
            <w:rFonts w:ascii="Phetsarath OT" w:eastAsia="Phetsarath OT" w:hAnsi="Phetsarath OT" w:cs="Phetsarath OT"/>
            <w:sz w:val="24"/>
            <w:szCs w:val="24"/>
          </w:rPr>
          <w:delText xml:space="preserve"> </w:delText>
        </w:r>
        <w:r w:rsidRPr="00AF22A9" w:rsidDel="00AF22A9">
          <w:rPr>
            <w:rFonts w:ascii="Times New Roman" w:eastAsia="Phetsarath OT" w:hAnsi="Times New Roman" w:cs="Times New Roman"/>
            <w:sz w:val="24"/>
            <w:szCs w:val="24"/>
          </w:rPr>
          <w:delText>CNN</w:delText>
        </w:r>
        <w:r w:rsidRPr="00AF22A9" w:rsidDel="00AF22A9">
          <w:rPr>
            <w:rFonts w:ascii="Phetsarath OT" w:eastAsia="Phetsarath OT" w:hAnsi="Phetsarath OT" w:cs="Phetsarath OT"/>
            <w:sz w:val="24"/>
            <w:szCs w:val="24"/>
          </w:rPr>
          <w:delText xml:space="preserve"> </w:delText>
        </w:r>
        <w:r w:rsidRPr="00AF22A9" w:rsidDel="00AF22A9">
          <w:rPr>
            <w:rFonts w:ascii="Phetsarath OT" w:eastAsia="Phetsarath OT" w:hAnsi="Phetsarath OT" w:cs="Phetsarath OT" w:hint="cs"/>
            <w:sz w:val="24"/>
            <w:szCs w:val="24"/>
            <w:cs/>
            <w:lang w:bidi="lo-LA"/>
          </w:rPr>
          <w:delText>ແລະ</w:delText>
        </w:r>
        <w:r w:rsidRPr="00AF22A9" w:rsidDel="00AF22A9">
          <w:rPr>
            <w:rFonts w:ascii="Phetsarath OT" w:eastAsia="Phetsarath OT" w:hAnsi="Phetsarath OT" w:cs="Phetsarath OT"/>
            <w:sz w:val="24"/>
            <w:szCs w:val="24"/>
            <w:cs/>
            <w:lang w:bidi="lo-LA"/>
          </w:rPr>
          <w:delText xml:space="preserve"> </w:delText>
        </w:r>
        <w:r w:rsidRPr="00AF22A9" w:rsidDel="00AF22A9">
          <w:rPr>
            <w:rFonts w:ascii="Times New Roman" w:eastAsia="Phetsarath OT" w:hAnsi="Times New Roman" w:cs="Times New Roman"/>
            <w:sz w:val="24"/>
            <w:szCs w:val="24"/>
            <w:lang w:val="en-US" w:bidi="lo-LA"/>
          </w:rPr>
          <w:delText>YOLO</w:delText>
        </w:r>
      </w:del>
    </w:p>
    <w:p w14:paraId="11DF3EC8" w14:textId="2CC71464" w:rsidR="0024170D" w:rsidRPr="00AF22A9" w:rsidRDefault="000B4A8D">
      <w:pPr>
        <w:pStyle w:val="ListParagraph"/>
        <w:numPr>
          <w:ilvl w:val="0"/>
          <w:numId w:val="5"/>
        </w:numPr>
        <w:ind w:left="567" w:hanging="283"/>
        <w:rPr>
          <w:rFonts w:ascii="Phetsarath OT" w:eastAsia="Phetsarath OT" w:hAnsi="Phetsarath OT" w:cs="Phetsarath OT"/>
          <w:sz w:val="24"/>
          <w:szCs w:val="24"/>
          <w:lang w:bidi="lo-LA"/>
        </w:rPr>
        <w:pPrChange w:id="143" w:author="Bounleuth VONGMANY" w:date="2020-10-04T14:43:00Z">
          <w:pPr>
            <w:pStyle w:val="ListParagraph"/>
            <w:numPr>
              <w:numId w:val="5"/>
            </w:numPr>
            <w:ind w:hanging="360"/>
          </w:pPr>
        </w:pPrChange>
      </w:pPr>
      <w:del w:id="144" w:author="Bounleuth VONGMANY" w:date="2020-10-04T14:51:00Z">
        <w:r w:rsidRPr="00AF22A9" w:rsidDel="00A944E5">
          <w:rPr>
            <w:rFonts w:ascii="Phetsarath OT" w:eastAsia="Phetsarath OT" w:hAnsi="Phetsarath OT" w:cs="Phetsarath OT" w:hint="cs"/>
            <w:sz w:val="24"/>
            <w:szCs w:val="24"/>
            <w:cs/>
            <w:lang w:bidi="lo-LA"/>
          </w:rPr>
          <w:delText>ສ້າງ</w:delText>
        </w:r>
      </w:del>
      <w:ins w:id="145" w:author="Bounleuth VONGMANY" w:date="2020-10-04T14:51:00Z">
        <w:r w:rsidR="00A944E5" w:rsidRPr="00AF22A9">
          <w:rPr>
            <w:rFonts w:ascii="Phetsarath OT" w:eastAsia="Phetsarath OT" w:hAnsi="Phetsarath OT" w:cs="Phetsarath OT" w:hint="cs"/>
            <w:sz w:val="24"/>
            <w:szCs w:val="24"/>
            <w:cs/>
            <w:lang w:bidi="lo-LA"/>
          </w:rPr>
          <w:t>ພັດທະນາ</w:t>
        </w:r>
      </w:ins>
      <w:ins w:id="146" w:author="Bounleuth VONGMANY" w:date="2020-10-04T15:24:00Z">
        <w:r w:rsidR="00AF22A9">
          <w:rPr>
            <w:rFonts w:ascii="Phetsarath OT" w:eastAsia="Phetsarath OT" w:hAnsi="Phetsarath OT" w:cs="Phetsarath OT" w:hint="cs"/>
            <w:sz w:val="24"/>
            <w:szCs w:val="24"/>
            <w:cs/>
            <w:lang w:bidi="lo-LA"/>
          </w:rPr>
          <w:t xml:space="preserve"> </w:t>
        </w:r>
      </w:ins>
      <w:r w:rsidRPr="00AF22A9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ລະບົບກວດນັບຍານພາຫະນະທີ່</w:t>
      </w:r>
      <w:del w:id="147" w:author="Bounleuth VONGMANY" w:date="2020-10-04T14:37:00Z">
        <w:r w:rsidRPr="00AF22A9" w:rsidDel="00627E1C">
          <w:rPr>
            <w:rFonts w:ascii="Phetsarath OT" w:eastAsia="Phetsarath OT" w:hAnsi="Phetsarath OT" w:cs="Phetsarath OT" w:hint="cs"/>
            <w:sz w:val="24"/>
            <w:szCs w:val="24"/>
            <w:cs/>
            <w:lang w:bidi="lo-LA"/>
          </w:rPr>
          <w:delText>ເກິດ</w:delText>
        </w:r>
      </w:del>
      <w:ins w:id="148" w:author="Bounleuth VONGMANY" w:date="2020-10-04T14:37:00Z">
        <w:r w:rsidR="00627E1C" w:rsidRPr="00AF22A9">
          <w:rPr>
            <w:rFonts w:ascii="Phetsarath OT" w:eastAsia="Phetsarath OT" w:hAnsi="Phetsarath OT" w:cs="Phetsarath OT" w:hint="cs"/>
            <w:sz w:val="24"/>
            <w:szCs w:val="24"/>
            <w:cs/>
            <w:lang w:bidi="lo-LA"/>
          </w:rPr>
          <w:t>ເກີດຂຶ້ນ</w:t>
        </w:r>
      </w:ins>
      <w:r w:rsidRPr="00AF22A9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ໃນພາບຈາກກ້ອງວົງຈອນ</w:t>
      </w:r>
      <w:del w:id="149" w:author="Bounleuth VONGMANY" w:date="2020-10-04T14:38:00Z">
        <w:r w:rsidRPr="00AF22A9" w:rsidDel="00627E1C">
          <w:rPr>
            <w:rFonts w:ascii="Phetsarath OT" w:eastAsia="Phetsarath OT" w:hAnsi="Phetsarath OT" w:cs="Phetsarath OT" w:hint="cs"/>
            <w:sz w:val="24"/>
            <w:szCs w:val="24"/>
            <w:cs/>
            <w:lang w:bidi="lo-LA"/>
          </w:rPr>
          <w:delText>ວິດີໂອ</w:delText>
        </w:r>
      </w:del>
      <w:ins w:id="150" w:author="Bounleuth VONGMANY" w:date="2020-10-04T14:53:00Z">
        <w:r w:rsidR="00A944E5" w:rsidRPr="00AF22A9">
          <w:rPr>
            <w:rFonts w:ascii="Phetsarath OT" w:eastAsia="Phetsarath OT" w:hAnsi="Phetsarath OT" w:cs="Phetsarath OT" w:hint="cs"/>
            <w:sz w:val="24"/>
            <w:szCs w:val="24"/>
            <w:cs/>
            <w:lang w:bidi="lo-LA"/>
          </w:rPr>
          <w:t>ວິດີໂອ</w:t>
        </w:r>
      </w:ins>
      <w:ins w:id="151" w:author="Bounleuth VONGMANY" w:date="2020-10-04T15:23:00Z">
        <w:r w:rsidR="00AF22A9">
          <w:rPr>
            <w:rFonts w:ascii="Phetsarath OT" w:eastAsia="Phetsarath OT" w:hAnsi="Phetsarath OT" w:cs="Phetsarath OT" w:hint="cs"/>
            <w:sz w:val="24"/>
            <w:szCs w:val="24"/>
            <w:cs/>
            <w:lang w:bidi="lo-LA"/>
          </w:rPr>
          <w:t>ໂດຍໃຊ້</w:t>
        </w:r>
        <w:r w:rsidR="00AF22A9" w:rsidRPr="000B4A8D">
          <w:rPr>
            <w:rFonts w:ascii="Phetsarath OT" w:eastAsia="Phetsarath OT" w:hAnsi="Phetsarath OT" w:cs="Phetsarath OT"/>
            <w:sz w:val="24"/>
            <w:szCs w:val="24"/>
          </w:rPr>
          <w:t xml:space="preserve"> </w:t>
        </w:r>
        <w:r w:rsidR="00AF22A9" w:rsidRPr="00E85144">
          <w:rPr>
            <w:rFonts w:ascii="Times New Roman" w:eastAsia="Phetsarath OT" w:hAnsi="Times New Roman" w:cs="Times New Roman"/>
            <w:sz w:val="24"/>
            <w:szCs w:val="24"/>
          </w:rPr>
          <w:t>CNN</w:t>
        </w:r>
        <w:r w:rsidR="00AF22A9">
          <w:rPr>
            <w:rFonts w:ascii="Phetsarath OT" w:eastAsia="Phetsarath OT" w:hAnsi="Phetsarath OT" w:cs="Phetsarath OT"/>
            <w:sz w:val="24"/>
            <w:szCs w:val="24"/>
          </w:rPr>
          <w:t xml:space="preserve"> </w:t>
        </w:r>
        <w:r w:rsidR="00AF22A9">
          <w:rPr>
            <w:rFonts w:ascii="Phetsarath OT" w:eastAsia="Phetsarath OT" w:hAnsi="Phetsarath OT" w:cs="Phetsarath OT" w:hint="cs"/>
            <w:sz w:val="24"/>
            <w:szCs w:val="24"/>
            <w:cs/>
            <w:lang w:bidi="lo-LA"/>
          </w:rPr>
          <w:t xml:space="preserve">ແລະ </w:t>
        </w:r>
        <w:r w:rsidR="00AF22A9" w:rsidRPr="00E85144">
          <w:rPr>
            <w:rFonts w:ascii="Times New Roman" w:eastAsia="Phetsarath OT" w:hAnsi="Times New Roman" w:cs="Times New Roman"/>
            <w:sz w:val="24"/>
            <w:szCs w:val="24"/>
            <w:lang w:val="en-US" w:bidi="lo-LA"/>
          </w:rPr>
          <w:t>YOLO</w:t>
        </w:r>
      </w:ins>
    </w:p>
    <w:p w14:paraId="6694F06B" w14:textId="7FEB2975" w:rsidR="00037AB4" w:rsidRPr="000B4A8D" w:rsidDel="00FE758A" w:rsidRDefault="00037AB4" w:rsidP="00037AB4">
      <w:pPr>
        <w:pStyle w:val="ListParagraph"/>
        <w:rPr>
          <w:del w:id="152" w:author="Bounleuth VONGMANY" w:date="2020-10-04T15:30:00Z"/>
          <w:rFonts w:ascii="Phetsarath OT" w:eastAsia="Phetsarath OT" w:hAnsi="Phetsarath OT" w:cs="Phetsarath OT"/>
          <w:sz w:val="24"/>
          <w:szCs w:val="24"/>
          <w:cs/>
          <w:lang w:bidi="lo-LA"/>
        </w:rPr>
      </w:pPr>
    </w:p>
    <w:p w14:paraId="525EC245" w14:textId="6DCC9EF8" w:rsidR="0026080B" w:rsidRPr="0055369A" w:rsidRDefault="007F6E85" w:rsidP="0055369A">
      <w:pPr>
        <w:pStyle w:val="ListParagraph"/>
        <w:numPr>
          <w:ilvl w:val="0"/>
          <w:numId w:val="2"/>
        </w:numPr>
        <w:tabs>
          <w:tab w:val="left" w:pos="567"/>
        </w:tabs>
        <w:ind w:left="567" w:hanging="567"/>
        <w:rPr>
          <w:rFonts w:ascii="Phetsarath OT" w:eastAsia="Phetsarath OT" w:hAnsi="Phetsarath OT" w:cs="Phetsarath OT"/>
          <w:b/>
          <w:bCs/>
          <w:sz w:val="28"/>
          <w:szCs w:val="28"/>
        </w:rPr>
      </w:pPr>
      <w:r w:rsidRPr="007F6E85">
        <w:rPr>
          <w:rFonts w:ascii="Phetsarath OT" w:eastAsia="Phetsarath OT" w:hAnsi="Phetsarath OT" w:cs="Phetsarath OT" w:hint="cs"/>
          <w:b/>
          <w:bCs/>
          <w:sz w:val="28"/>
          <w:szCs w:val="28"/>
          <w:cs/>
        </w:rPr>
        <w:t>ວິທີດຳເນີນການຄົ້ນຄວ້າ</w:t>
      </w:r>
    </w:p>
    <w:p w14:paraId="37D19BF1" w14:textId="48B7757E" w:rsidR="008E1392" w:rsidRPr="0055369A" w:rsidRDefault="008E1392" w:rsidP="0055369A">
      <w:pPr>
        <w:pStyle w:val="ListParagraph"/>
        <w:numPr>
          <w:ilvl w:val="1"/>
          <w:numId w:val="2"/>
        </w:numPr>
        <w:ind w:left="567" w:hanging="567"/>
        <w:rPr>
          <w:rFonts w:ascii="Phetsarath OT" w:eastAsia="Phetsarath OT" w:hAnsi="Phetsarath OT" w:cs="Phetsarath OT"/>
          <w:b/>
          <w:bCs/>
          <w:sz w:val="28"/>
          <w:szCs w:val="28"/>
          <w:lang w:bidi="lo-LA"/>
        </w:rPr>
      </w:pPr>
      <w:r w:rsidRPr="0055369A">
        <w:rPr>
          <w:rFonts w:ascii="Phetsarath OT" w:eastAsia="Phetsarath OT" w:hAnsi="Phetsarath OT" w:cs="Phetsarath OT" w:hint="cs"/>
          <w:b/>
          <w:bCs/>
          <w:sz w:val="28"/>
          <w:szCs w:val="28"/>
          <w:cs/>
          <w:lang w:bidi="lo-LA"/>
        </w:rPr>
        <w:t>ທິດສະ</w:t>
      </w:r>
      <w:del w:id="153" w:author="Bounleuth VONGMANY" w:date="2020-10-04T15:25:00Z">
        <w:r w:rsidRPr="0055369A" w:rsidDel="00E17470">
          <w:rPr>
            <w:rFonts w:ascii="Phetsarath OT" w:eastAsia="Phetsarath OT" w:hAnsi="Phetsarath OT" w:cs="Phetsarath OT" w:hint="cs"/>
            <w:b/>
            <w:bCs/>
            <w:sz w:val="28"/>
            <w:szCs w:val="28"/>
            <w:cs/>
            <w:lang w:bidi="lo-LA"/>
          </w:rPr>
          <w:delText>ດ</w:delText>
        </w:r>
      </w:del>
      <w:r w:rsidRPr="0055369A">
        <w:rPr>
          <w:rFonts w:ascii="Phetsarath OT" w:eastAsia="Phetsarath OT" w:hAnsi="Phetsarath OT" w:cs="Phetsarath OT" w:hint="cs"/>
          <w:b/>
          <w:bCs/>
          <w:sz w:val="28"/>
          <w:szCs w:val="28"/>
          <w:cs/>
          <w:lang w:bidi="lo-LA"/>
        </w:rPr>
        <w:t>ດີທີກ່ຽວຂ້ອງ</w:t>
      </w:r>
    </w:p>
    <w:p w14:paraId="0B1FFFAE" w14:textId="780AB7C7" w:rsidR="008E1392" w:rsidRPr="000B75BD" w:rsidRDefault="00E17470" w:rsidP="0055369A">
      <w:pPr>
        <w:ind w:firstLine="567"/>
        <w:jc w:val="thaiDistribute"/>
        <w:rPr>
          <w:rFonts w:ascii="Phetsarath OT" w:eastAsia="Phetsarath OT" w:hAnsi="Phetsarath OT" w:cs="Phetsarath OT"/>
          <w:sz w:val="24"/>
          <w:szCs w:val="24"/>
          <w:lang w:val="en-US" w:bidi="lo-LA"/>
        </w:rPr>
      </w:pPr>
      <w:ins w:id="154" w:author="Bounleuth VONGMANY" w:date="2020-10-04T15:26:00Z">
        <w:r w:rsidRPr="000B75BD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>ໂຄງ</w:t>
        </w:r>
        <w:r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>ຂ່</w:t>
        </w:r>
        <w:r w:rsidRPr="000B75BD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>າຍປະສາດ</w:t>
        </w:r>
        <w:r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>ທຽມ</w:t>
        </w:r>
        <w:r w:rsidRPr="000B75BD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>ແບບຄອນໂວລ</w:t>
        </w:r>
        <w:r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>ູ</w:t>
        </w:r>
        <w:r w:rsidRPr="000B75BD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 xml:space="preserve">ຊັນ </w:t>
        </w:r>
        <w:r w:rsidR="00175665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>(</w:t>
        </w:r>
      </w:ins>
      <w:r w:rsidR="008E1392" w:rsidRPr="0055369A">
        <w:rPr>
          <w:rFonts w:ascii="Times New Roman" w:eastAsia="Phetsarath OT" w:hAnsi="Times New Roman" w:cs="Times New Roman"/>
          <w:sz w:val="24"/>
          <w:szCs w:val="24"/>
          <w:lang w:bidi="lo-LA"/>
        </w:rPr>
        <w:t>Convolutional</w:t>
      </w:r>
      <w:r w:rsidR="008E1392" w:rsidRPr="0055369A">
        <w:rPr>
          <w:rFonts w:ascii="Times New Roman" w:eastAsia="Phetsarath OT" w:hAnsi="Times New Roman" w:cs="Times New Roman"/>
          <w:sz w:val="24"/>
          <w:szCs w:val="24"/>
        </w:rPr>
        <w:t xml:space="preserve"> Neural Network </w:t>
      </w:r>
      <w:ins w:id="155" w:author="Bounleuth VONGMANY" w:date="2020-10-04T15:26:00Z">
        <w:r w:rsidR="00175665">
          <w:rPr>
            <w:rFonts w:ascii="Times New Roman" w:eastAsia="Phetsarath OT" w:hAnsi="Times New Roman" w:cs="DokChampa" w:hint="cs"/>
            <w:sz w:val="24"/>
            <w:szCs w:val="24"/>
            <w:cs/>
            <w:lang w:bidi="lo-LA"/>
          </w:rPr>
          <w:t xml:space="preserve">: </w:t>
        </w:r>
      </w:ins>
      <w:del w:id="156" w:author="Bounleuth VONGMANY" w:date="2020-10-04T15:26:00Z">
        <w:r w:rsidR="008E1392" w:rsidRPr="0055369A" w:rsidDel="00175665">
          <w:rPr>
            <w:rFonts w:ascii="Times New Roman" w:eastAsia="Phetsarath OT" w:hAnsi="Times New Roman" w:cs="Times New Roman"/>
            <w:sz w:val="24"/>
            <w:szCs w:val="24"/>
          </w:rPr>
          <w:delText>(</w:delText>
        </w:r>
      </w:del>
      <w:r w:rsidR="008E1392" w:rsidRPr="0055369A">
        <w:rPr>
          <w:rFonts w:ascii="Times New Roman" w:eastAsia="Phetsarath OT" w:hAnsi="Times New Roman" w:cs="Times New Roman"/>
          <w:sz w:val="24"/>
          <w:szCs w:val="24"/>
        </w:rPr>
        <w:t>CNN</w:t>
      </w:r>
      <w:del w:id="157" w:author="Bounleuth VONGMANY" w:date="2020-10-04T15:26:00Z">
        <w:r w:rsidR="008E1392" w:rsidRPr="0055369A" w:rsidDel="00175665">
          <w:rPr>
            <w:rFonts w:ascii="Times New Roman" w:eastAsia="Phetsarath OT" w:hAnsi="Times New Roman" w:cs="Times New Roman"/>
            <w:sz w:val="24"/>
            <w:szCs w:val="24"/>
          </w:rPr>
          <w:delText>)</w:delText>
        </w:r>
      </w:del>
      <w:ins w:id="158" w:author="Bounleuth VONGMANY" w:date="2020-10-04T15:26:00Z">
        <w:r w:rsidR="00175665">
          <w:rPr>
            <w:rFonts w:ascii="Times New Roman" w:eastAsia="Phetsarath OT" w:hAnsi="Times New Roman" w:cs="DokChampa" w:hint="cs"/>
            <w:sz w:val="24"/>
            <w:szCs w:val="24"/>
            <w:cs/>
            <w:lang w:bidi="lo-LA"/>
          </w:rPr>
          <w:t>)</w:t>
        </w:r>
      </w:ins>
      <w:del w:id="159" w:author="Bounleuth VONGMANY" w:date="2020-10-04T15:27:00Z">
        <w:r w:rsidR="008E1392" w:rsidRPr="000B75BD" w:rsidDel="00175665">
          <w:rPr>
            <w:rFonts w:ascii="Phetsarath OT" w:eastAsia="Phetsarath OT" w:hAnsi="Phetsarath OT" w:cs="Phetsarath OT"/>
            <w:sz w:val="24"/>
            <w:szCs w:val="24"/>
          </w:rPr>
          <w:delText xml:space="preserve"> </w:delText>
        </w:r>
      </w:del>
      <w:del w:id="160" w:author="Bounleuth VONGMANY" w:date="2020-10-04T15:26:00Z">
        <w:r w:rsidR="008E1392" w:rsidRPr="000B75BD" w:rsidDel="00175665">
          <w:rPr>
            <w:rFonts w:ascii="Phetsarath OT" w:eastAsia="Phetsarath OT" w:hAnsi="Phetsarath OT" w:cs="Phetsarath OT" w:hint="cs"/>
            <w:sz w:val="24"/>
            <w:szCs w:val="24"/>
            <w:cs/>
            <w:lang w:bidi="lo-LA"/>
          </w:rPr>
          <w:delText xml:space="preserve">ເປັນ </w:delText>
        </w:r>
        <w:r w:rsidR="008E1392" w:rsidRPr="000B75BD" w:rsidDel="00E17470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delText>ໂຄງ</w:delText>
        </w:r>
      </w:del>
      <w:del w:id="161" w:author="Bounleuth VONGMANY" w:date="2020-10-04T15:25:00Z">
        <w:r w:rsidR="008E1392" w:rsidRPr="000B75BD" w:rsidDel="00E17470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delText>ຄ່າຍ</w:delText>
        </w:r>
      </w:del>
      <w:del w:id="162" w:author="Bounleuth VONGMANY" w:date="2020-10-04T15:26:00Z">
        <w:r w:rsidR="008E1392" w:rsidRPr="000B75BD" w:rsidDel="00E17470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delText>ປະສາດແບບຄອນໂວລ</w:delText>
        </w:r>
        <w:r w:rsidR="000D1A53" w:rsidDel="00E17470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delText>ູ</w:delText>
        </w:r>
        <w:r w:rsidR="008E1392" w:rsidRPr="000B75BD" w:rsidDel="00E17470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delText>ຊັນ</w:delText>
        </w:r>
      </w:del>
      <w:r w:rsidR="008E1392"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 xml:space="preserve"> ເຊ</w:t>
      </w:r>
      <w:r w:rsidR="000D1A53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ິ່</w:t>
      </w:r>
      <w:r w:rsidR="008E1392"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ງເປັນໂຄງ</w:t>
      </w:r>
      <w:del w:id="163" w:author="Bounleuth VONGMANY" w:date="2020-10-04T15:27:00Z">
        <w:r w:rsidR="008E1392" w:rsidRPr="000B75BD" w:rsidDel="00175665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delText>ຄ່າຍ</w:delText>
        </w:r>
      </w:del>
      <w:ins w:id="164" w:author="Bounleuth VONGMANY" w:date="2020-10-04T15:27:00Z">
        <w:r w:rsidR="00175665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>ຂ່</w:t>
        </w:r>
        <w:r w:rsidR="00175665" w:rsidRPr="000B75BD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>າຍ</w:t>
        </w:r>
      </w:ins>
      <w:r w:rsidR="008E1392"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ປະສາດທຽມ</w:t>
      </w:r>
      <w:del w:id="165" w:author="Bounleuth VONGMANY" w:date="2020-10-04T14:38:00Z">
        <w:r w:rsidR="008E1392" w:rsidRPr="000B75BD" w:rsidDel="00627E1C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delText>ໜື່ງ</w:delText>
        </w:r>
      </w:del>
      <w:ins w:id="166" w:author="Bounleuth VONGMANY" w:date="2020-10-04T14:38:00Z">
        <w:r w:rsidR="00627E1C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>ໜຶ່ງ</w:t>
        </w:r>
      </w:ins>
      <w:r w:rsidR="008E1392"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 xml:space="preserve">ໃນກຸ່ມ </w:t>
      </w:r>
      <w:del w:id="167" w:author="Bounleuth VONGMANY" w:date="2020-10-04T15:27:00Z">
        <w:r w:rsidR="008E1392" w:rsidRPr="00E85144" w:rsidDel="00175665">
          <w:rPr>
            <w:rFonts w:ascii="Times New Roman" w:eastAsia="Phetsarath OT" w:hAnsi="Times New Roman" w:cs="Times New Roman"/>
            <w:sz w:val="24"/>
            <w:szCs w:val="24"/>
            <w:lang w:val="en-US" w:bidi="lo-LA"/>
          </w:rPr>
          <w:delText>bio</w:delText>
        </w:r>
      </w:del>
      <w:ins w:id="168" w:author="Bounleuth VONGMANY" w:date="2020-10-04T15:27:00Z">
        <w:r w:rsidR="00175665">
          <w:rPr>
            <w:rFonts w:ascii="Times New Roman" w:eastAsia="Phetsarath OT" w:hAnsi="Times New Roman" w:cs="Times New Roman"/>
            <w:sz w:val="24"/>
            <w:szCs w:val="24"/>
            <w:lang w:val="en-US" w:bidi="lo-LA"/>
          </w:rPr>
          <w:t>B</w:t>
        </w:r>
        <w:r w:rsidR="00175665" w:rsidRPr="00E85144">
          <w:rPr>
            <w:rFonts w:ascii="Times New Roman" w:eastAsia="Phetsarath OT" w:hAnsi="Times New Roman" w:cs="Times New Roman"/>
            <w:sz w:val="24"/>
            <w:szCs w:val="24"/>
            <w:lang w:val="en-US" w:bidi="lo-LA"/>
          </w:rPr>
          <w:t>io</w:t>
        </w:r>
      </w:ins>
      <w:r w:rsidR="008E1392" w:rsidRPr="00E85144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-inspired</w:t>
      </w:r>
      <w:r w:rsidR="00406EA8"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 xml:space="preserve"> ໃນການເຮັດວຽກຂອງ </w:t>
      </w:r>
      <w:r w:rsidR="00406EA8" w:rsidRPr="00E85144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CNN</w:t>
      </w:r>
      <w:r w:rsidR="00406EA8" w:rsidRPr="000B75BD">
        <w:rPr>
          <w:rFonts w:ascii="Phetsarath OT" w:eastAsia="Phetsarath OT" w:hAnsi="Phetsarath OT" w:cs="Phetsarath OT"/>
          <w:sz w:val="24"/>
          <w:szCs w:val="24"/>
          <w:lang w:val="en-US" w:bidi="lo-LA"/>
        </w:rPr>
        <w:t xml:space="preserve"> </w:t>
      </w:r>
      <w:ins w:id="169" w:author="Bounleuth VONGMANY" w:date="2020-10-04T15:27:00Z">
        <w:r w:rsidR="00175665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>ເພື່ອ</w:t>
        </w:r>
      </w:ins>
      <w:ins w:id="170" w:author="Bounleuth VONGMANY" w:date="2020-10-04T15:28:00Z">
        <w:r w:rsidR="00175665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>ການຊອກ</w:t>
        </w:r>
      </w:ins>
      <w:del w:id="171" w:author="Bounleuth VONGMANY" w:date="2020-10-04T15:27:00Z">
        <w:r w:rsidR="00406EA8" w:rsidRPr="000B75BD" w:rsidDel="00175665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delText>ແມ່ນ</w:delText>
        </w:r>
      </w:del>
      <w:r w:rsidR="00406EA8"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ຫາຄຸນລັກສະນະຂອງຮູບພາບໂດຍການແບ່ງຮູບພາບເປັນ</w:t>
      </w:r>
      <w:ins w:id="172" w:author="Bounleuth VONGMANY" w:date="2020-10-04T14:39:00Z">
        <w:r w:rsidR="00627E1C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>ຫຼາຍ</w:t>
        </w:r>
      </w:ins>
      <w:r w:rsidR="00406EA8"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ສ່ວນ</w:t>
      </w:r>
      <w:ins w:id="173" w:author="Bounleuth VONGMANY" w:date="2020-10-04T14:39:00Z">
        <w:r w:rsidR="00627E1C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>ນ້ອຍ</w:t>
        </w:r>
      </w:ins>
      <w:r w:rsidR="00406EA8"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ໆ ຈາກນັ້ນ</w:t>
      </w:r>
      <w:ins w:id="174" w:author="Bounleuth VONGMANY" w:date="2020-10-04T15:28:00Z">
        <w:r w:rsidR="00175665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>ຈຶ່ງ</w:t>
        </w:r>
      </w:ins>
      <w:del w:id="175" w:author="Bounleuth VONGMANY" w:date="2020-10-04T15:28:00Z">
        <w:r w:rsidR="00406EA8" w:rsidRPr="000B75BD" w:rsidDel="00175665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delText>ເຮັດການ</w:delText>
        </w:r>
      </w:del>
      <w:r w:rsidR="00406EA8"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ຄໍານວນ</w:t>
      </w:r>
      <w:ins w:id="176" w:author="Bounleuth VONGMANY" w:date="2020-10-04T15:29:00Z">
        <w:r w:rsidR="00175665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>ຊອກ</w:t>
        </w:r>
      </w:ins>
      <w:r w:rsidR="00406EA8"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ຫາຄຸນລັກສະນະໂດຍການເລືອນໄປເທື່ອລະຈຸດ</w:t>
      </w:r>
      <w:ins w:id="177" w:author="Bounleuth VONGMANY" w:date="2020-10-04T15:29:00Z">
        <w:r w:rsidR="00175665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>ຂອງຮູບພາບ</w:t>
        </w:r>
      </w:ins>
      <w:r w:rsidR="00406EA8"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.</w:t>
      </w:r>
    </w:p>
    <w:p w14:paraId="1A50FDC9" w14:textId="2C7E8985" w:rsidR="00406EA8" w:rsidRDefault="00406EA8" w:rsidP="0055369A">
      <w:pPr>
        <w:pStyle w:val="ListParagraph"/>
        <w:ind w:left="0"/>
        <w:jc w:val="center"/>
        <w:rPr>
          <w:rFonts w:ascii="Phetsarath OT" w:eastAsia="Phetsarath OT" w:hAnsi="Phetsarath OT" w:cs="Phetsarath OT"/>
          <w:sz w:val="24"/>
          <w:szCs w:val="24"/>
          <w:lang w:bidi="lo-LA"/>
        </w:rPr>
      </w:pPr>
      <w:r>
        <w:rPr>
          <w:noProof/>
        </w:rPr>
        <w:drawing>
          <wp:inline distT="0" distB="0" distL="0" distR="0" wp14:anchorId="1A257970" wp14:editId="0F5AE136">
            <wp:extent cx="4773219" cy="2127483"/>
            <wp:effectExtent l="0" t="0" r="8890" b="6350"/>
            <wp:docPr id="1" name="Picture 1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3976" cy="213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FE970" w14:textId="78566D95" w:rsidR="00DC7E82" w:rsidRPr="0055369A" w:rsidRDefault="00406EA8" w:rsidP="0055369A">
      <w:pPr>
        <w:pStyle w:val="ListParagraph"/>
        <w:ind w:left="0"/>
        <w:jc w:val="center"/>
        <w:rPr>
          <w:rFonts w:ascii="Phetsarath OT" w:eastAsia="Phetsarath OT" w:hAnsi="Phetsarath OT" w:cs="Phetsarath OT"/>
          <w:sz w:val="20"/>
          <w:szCs w:val="20"/>
          <w:lang w:val="en-US" w:bidi="lo-LA"/>
        </w:rPr>
      </w:pPr>
      <w:r w:rsidRPr="0055369A">
        <w:rPr>
          <w:rFonts w:ascii="Phetsarath OT" w:eastAsia="Phetsarath OT" w:hAnsi="Phetsarath OT" w:cs="Phetsarath OT" w:hint="cs"/>
          <w:sz w:val="20"/>
          <w:szCs w:val="20"/>
          <w:cs/>
          <w:lang w:bidi="lo-LA"/>
        </w:rPr>
        <w:t>ຮູບ</w:t>
      </w:r>
      <w:r w:rsidR="0055369A" w:rsidRPr="0055369A">
        <w:rPr>
          <w:rFonts w:ascii="Phetsarath OT" w:eastAsia="Phetsarath OT" w:hAnsi="Phetsarath OT" w:cs="Phetsarath OT" w:hint="cs"/>
          <w:sz w:val="20"/>
          <w:szCs w:val="20"/>
          <w:cs/>
          <w:lang w:bidi="lo-LA"/>
        </w:rPr>
        <w:t>ທີ</w:t>
      </w:r>
      <w:r w:rsidRPr="0055369A">
        <w:rPr>
          <w:rFonts w:ascii="Phetsarath OT" w:eastAsia="Phetsarath OT" w:hAnsi="Phetsarath OT" w:cs="Phetsarath OT" w:hint="cs"/>
          <w:sz w:val="20"/>
          <w:szCs w:val="20"/>
          <w:cs/>
          <w:lang w:bidi="lo-LA"/>
        </w:rPr>
        <w:t xml:space="preserve"> 1</w:t>
      </w:r>
      <w:r w:rsidR="0055369A">
        <w:rPr>
          <w:rFonts w:ascii="Phetsarath OT" w:eastAsia="Phetsarath OT" w:hAnsi="Phetsarath OT" w:cs="Phetsarath OT" w:hint="cs"/>
          <w:sz w:val="20"/>
          <w:szCs w:val="20"/>
          <w:cs/>
          <w:lang w:bidi="lo-LA"/>
        </w:rPr>
        <w:t xml:space="preserve">: </w:t>
      </w:r>
      <w:r w:rsidRPr="0055369A">
        <w:rPr>
          <w:rFonts w:ascii="Phetsarath OT" w:eastAsia="Phetsarath OT" w:hAnsi="Phetsarath OT" w:cs="Phetsarath OT" w:hint="cs"/>
          <w:sz w:val="20"/>
          <w:szCs w:val="20"/>
          <w:cs/>
          <w:lang w:bidi="lo-LA"/>
        </w:rPr>
        <w:t xml:space="preserve"> </w:t>
      </w:r>
      <w:r w:rsidRPr="0055369A">
        <w:rPr>
          <w:rFonts w:ascii="Phetsarath OT" w:eastAsia="Phetsarath OT" w:hAnsi="Phetsarath OT" w:cs="Phetsarath OT" w:hint="cs"/>
          <w:sz w:val="20"/>
          <w:szCs w:val="20"/>
          <w:cs/>
          <w:lang w:val="en-US" w:bidi="lo-LA"/>
        </w:rPr>
        <w:t>ໂຄງ</w:t>
      </w:r>
      <w:ins w:id="178" w:author="Bounleuth VONGMANY" w:date="2020-10-04T15:30:00Z">
        <w:r w:rsidR="00D47F91">
          <w:rPr>
            <w:rFonts w:ascii="Phetsarath OT" w:eastAsia="Phetsarath OT" w:hAnsi="Phetsarath OT" w:cs="Phetsarath OT" w:hint="cs"/>
            <w:sz w:val="20"/>
            <w:szCs w:val="20"/>
            <w:cs/>
            <w:lang w:val="en-US" w:bidi="lo-LA"/>
          </w:rPr>
          <w:t>ສ້າງ</w:t>
        </w:r>
      </w:ins>
      <w:ins w:id="179" w:author="Bounleuth VONGMANY" w:date="2020-10-04T15:31:00Z">
        <w:r w:rsidR="00D47F91">
          <w:rPr>
            <w:rFonts w:ascii="Phetsarath OT" w:eastAsia="Phetsarath OT" w:hAnsi="Phetsarath OT" w:cs="Phetsarath OT" w:hint="cs"/>
            <w:sz w:val="20"/>
            <w:szCs w:val="20"/>
            <w:cs/>
            <w:lang w:val="en-US" w:bidi="lo-LA"/>
          </w:rPr>
          <w:t>ການ</w:t>
        </w:r>
      </w:ins>
      <w:del w:id="180" w:author="Bounleuth VONGMANY" w:date="2020-10-04T14:51:00Z">
        <w:r w:rsidRPr="0055369A" w:rsidDel="00A944E5">
          <w:rPr>
            <w:rFonts w:ascii="Phetsarath OT" w:eastAsia="Phetsarath OT" w:hAnsi="Phetsarath OT" w:cs="Phetsarath OT" w:hint="cs"/>
            <w:sz w:val="20"/>
            <w:szCs w:val="20"/>
            <w:cs/>
            <w:lang w:val="en-US" w:bidi="lo-LA"/>
          </w:rPr>
          <w:delText>ສ້າງ</w:delText>
        </w:r>
      </w:del>
      <w:del w:id="181" w:author="Bounleuth VONGMANY" w:date="2020-10-04T15:31:00Z">
        <w:r w:rsidRPr="0055369A" w:rsidDel="00D47F91">
          <w:rPr>
            <w:rFonts w:ascii="Phetsarath OT" w:eastAsia="Phetsarath OT" w:hAnsi="Phetsarath OT" w:cs="Phetsarath OT" w:hint="cs"/>
            <w:sz w:val="20"/>
            <w:szCs w:val="20"/>
            <w:cs/>
            <w:lang w:val="en-US" w:bidi="lo-LA"/>
          </w:rPr>
          <w:delText>ການ</w:delText>
        </w:r>
      </w:del>
      <w:r w:rsidRPr="0055369A">
        <w:rPr>
          <w:rFonts w:ascii="Phetsarath OT" w:eastAsia="Phetsarath OT" w:hAnsi="Phetsarath OT" w:cs="Phetsarath OT" w:hint="cs"/>
          <w:sz w:val="20"/>
          <w:szCs w:val="20"/>
          <w:cs/>
          <w:lang w:val="en-US" w:bidi="lo-LA"/>
        </w:rPr>
        <w:t xml:space="preserve">ເຮັດວຽກຂອງ </w:t>
      </w:r>
      <w:r w:rsidRPr="0055369A">
        <w:rPr>
          <w:rFonts w:ascii="Times New Roman" w:eastAsia="Phetsarath OT" w:hAnsi="Times New Roman" w:cs="Times New Roman"/>
          <w:sz w:val="20"/>
          <w:szCs w:val="20"/>
          <w:lang w:val="en-US" w:bidi="lo-LA"/>
        </w:rPr>
        <w:t>CNN</w:t>
      </w:r>
    </w:p>
    <w:p w14:paraId="2B0D8C66" w14:textId="4D4E0E4A" w:rsidR="004106B5" w:rsidRPr="008D5139" w:rsidDel="008D5139" w:rsidRDefault="004106B5" w:rsidP="00DC7E82">
      <w:pPr>
        <w:pStyle w:val="ListParagraph"/>
        <w:ind w:firstLine="720"/>
        <w:jc w:val="center"/>
        <w:rPr>
          <w:del w:id="182" w:author="Bounleuth VONGMANY" w:date="2020-10-04T15:31:00Z"/>
          <w:rFonts w:ascii="Phetsarath OT" w:eastAsia="Phetsarath OT" w:hAnsi="Phetsarath OT" w:cs="Phetsarath OT"/>
          <w:sz w:val="24"/>
          <w:szCs w:val="24"/>
          <w:lang w:val="en-US" w:bidi="lo-LA"/>
        </w:rPr>
      </w:pPr>
    </w:p>
    <w:p w14:paraId="3CACE329" w14:textId="7908E8A9" w:rsidR="003A2135" w:rsidRPr="000B75BD" w:rsidRDefault="003A2135" w:rsidP="0055369A">
      <w:pPr>
        <w:ind w:firstLine="567"/>
        <w:jc w:val="thaiDistribute"/>
        <w:rPr>
          <w:rFonts w:ascii="Phetsarath OT" w:eastAsia="Phetsarath OT" w:hAnsi="Phetsarath OT" w:cs="Phetsarath OT"/>
          <w:sz w:val="24"/>
          <w:szCs w:val="24"/>
          <w:lang w:val="en-US" w:bidi="lo-LA"/>
        </w:rPr>
      </w:pPr>
      <w:r w:rsidRPr="00E85144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 xml:space="preserve">You </w:t>
      </w:r>
      <w:del w:id="183" w:author="Bounleuth VONGMANY" w:date="2020-10-04T14:41:00Z">
        <w:r w:rsidRPr="00E85144" w:rsidDel="00CA3F36">
          <w:rPr>
            <w:rFonts w:ascii="Times New Roman" w:eastAsia="Phetsarath OT" w:hAnsi="Times New Roman" w:cs="Times New Roman"/>
            <w:sz w:val="24"/>
            <w:szCs w:val="24"/>
            <w:lang w:val="en-US" w:bidi="lo-LA"/>
          </w:rPr>
          <w:delText xml:space="preserve">only </w:delText>
        </w:r>
      </w:del>
      <w:ins w:id="184" w:author="Bounleuth VONGMANY" w:date="2020-10-04T14:41:00Z">
        <w:r w:rsidR="00CA3F36">
          <w:rPr>
            <w:rFonts w:ascii="Times New Roman" w:eastAsia="Phetsarath OT" w:hAnsi="Times New Roman" w:cs="Times New Roman"/>
            <w:sz w:val="24"/>
            <w:szCs w:val="24"/>
            <w:lang w:val="en-US" w:bidi="lo-LA"/>
          </w:rPr>
          <w:t>O</w:t>
        </w:r>
        <w:r w:rsidR="00CA3F36" w:rsidRPr="00E85144">
          <w:rPr>
            <w:rFonts w:ascii="Times New Roman" w:eastAsia="Phetsarath OT" w:hAnsi="Times New Roman" w:cs="Times New Roman"/>
            <w:sz w:val="24"/>
            <w:szCs w:val="24"/>
            <w:lang w:val="en-US" w:bidi="lo-LA"/>
          </w:rPr>
          <w:t xml:space="preserve">nly </w:t>
        </w:r>
      </w:ins>
      <w:del w:id="185" w:author="Bounleuth VONGMANY" w:date="2020-10-04T14:40:00Z">
        <w:r w:rsidRPr="00E85144" w:rsidDel="00627E1C">
          <w:rPr>
            <w:rFonts w:ascii="Times New Roman" w:eastAsia="Phetsarath OT" w:hAnsi="Times New Roman" w:cs="Times New Roman"/>
            <w:sz w:val="24"/>
            <w:szCs w:val="24"/>
            <w:lang w:val="en-US" w:bidi="lo-LA"/>
          </w:rPr>
          <w:delText xml:space="preserve">live </w:delText>
        </w:r>
      </w:del>
      <w:ins w:id="186" w:author="Bounleuth VONGMANY" w:date="2020-10-04T14:40:00Z">
        <w:r w:rsidR="00627E1C">
          <w:rPr>
            <w:rFonts w:ascii="Times New Roman" w:eastAsia="Phetsarath OT" w:hAnsi="Times New Roman"/>
            <w:sz w:val="24"/>
            <w:szCs w:val="30"/>
            <w:lang w:val="en-US" w:bidi="th-TH"/>
          </w:rPr>
          <w:t>Look</w:t>
        </w:r>
        <w:r w:rsidR="00627E1C" w:rsidRPr="00E85144">
          <w:rPr>
            <w:rFonts w:ascii="Times New Roman" w:eastAsia="Phetsarath OT" w:hAnsi="Times New Roman" w:cs="Times New Roman"/>
            <w:sz w:val="24"/>
            <w:szCs w:val="24"/>
            <w:lang w:val="en-US" w:bidi="lo-LA"/>
          </w:rPr>
          <w:t xml:space="preserve"> </w:t>
        </w:r>
      </w:ins>
      <w:del w:id="187" w:author="Bounleuth VONGMANY" w:date="2020-10-04T14:41:00Z">
        <w:r w:rsidRPr="00E85144" w:rsidDel="00CA3F36">
          <w:rPr>
            <w:rFonts w:ascii="Times New Roman" w:eastAsia="Phetsarath OT" w:hAnsi="Times New Roman" w:cs="Times New Roman"/>
            <w:sz w:val="24"/>
            <w:szCs w:val="24"/>
            <w:lang w:val="en-US" w:bidi="lo-LA"/>
          </w:rPr>
          <w:delText xml:space="preserve">once </w:delText>
        </w:r>
      </w:del>
      <w:ins w:id="188" w:author="Bounleuth VONGMANY" w:date="2020-10-04T14:41:00Z">
        <w:r w:rsidR="00CA3F36">
          <w:rPr>
            <w:rFonts w:ascii="Times New Roman" w:eastAsia="Phetsarath OT" w:hAnsi="Times New Roman" w:cs="Times New Roman"/>
            <w:sz w:val="24"/>
            <w:szCs w:val="24"/>
            <w:lang w:val="en-US" w:bidi="lo-LA"/>
          </w:rPr>
          <w:t>O</w:t>
        </w:r>
        <w:r w:rsidR="00CA3F36" w:rsidRPr="00E85144">
          <w:rPr>
            <w:rFonts w:ascii="Times New Roman" w:eastAsia="Phetsarath OT" w:hAnsi="Times New Roman" w:cs="Times New Roman"/>
            <w:sz w:val="24"/>
            <w:szCs w:val="24"/>
            <w:lang w:val="en-US" w:bidi="lo-LA"/>
          </w:rPr>
          <w:t xml:space="preserve">nce </w:t>
        </w:r>
      </w:ins>
      <w:r w:rsidRPr="00E85144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(YOLO)</w:t>
      </w:r>
      <w:r w:rsidRPr="000B75BD">
        <w:rPr>
          <w:rFonts w:ascii="Phetsarath OT" w:eastAsia="Phetsarath OT" w:hAnsi="Phetsarath OT" w:cs="Phetsarath OT"/>
          <w:sz w:val="24"/>
          <w:szCs w:val="24"/>
          <w:lang w:val="en-US" w:bidi="lo-LA"/>
        </w:rPr>
        <w:t xml:space="preserve"> </w:t>
      </w:r>
      <w:r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 xml:space="preserve">ເປັນການຂະຫຍາຍຫຼັກການຂອງ </w:t>
      </w:r>
      <w:r w:rsidRPr="00E85144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CNN</w:t>
      </w:r>
      <w:r w:rsidRPr="000B75BD">
        <w:rPr>
          <w:rFonts w:ascii="Phetsarath OT" w:eastAsia="Phetsarath OT" w:hAnsi="Phetsarath OT" w:cs="Phetsarath OT"/>
          <w:sz w:val="24"/>
          <w:szCs w:val="24"/>
          <w:lang w:val="en-US" w:bidi="lo-LA"/>
        </w:rPr>
        <w:t xml:space="preserve"> </w:t>
      </w:r>
      <w:r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ໃຫ້</w:t>
      </w:r>
      <w:del w:id="189" w:author="Bounleuth VONGMANY" w:date="2020-10-04T15:31:00Z">
        <w:r w:rsidRPr="000B75BD" w:rsidDel="008D5139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delText>ໃວ</w:delText>
        </w:r>
      </w:del>
      <w:ins w:id="190" w:author="Bounleuth VONGMANY" w:date="2020-10-04T15:31:00Z">
        <w:r w:rsidR="008D5139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>ໄ</w:t>
        </w:r>
        <w:r w:rsidR="008D5139" w:rsidRPr="000B75BD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>ວ</w:t>
        </w:r>
      </w:ins>
      <w:r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ກ</w:t>
      </w:r>
      <w:ins w:id="191" w:author="Bounleuth VONGMANY" w:date="2020-10-04T15:31:00Z">
        <w:r w:rsidR="008D5139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>ວ່າ</w:t>
        </w:r>
      </w:ins>
      <w:del w:id="192" w:author="Bounleuth VONGMANY" w:date="2020-10-04T15:31:00Z">
        <w:r w:rsidRPr="000B75BD" w:rsidDel="008D5139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delText>່າວ</w:delText>
        </w:r>
      </w:del>
      <w:r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ເກົ່າໂດຍການນໍາໃຊ້ຫຼັກ</w:t>
      </w:r>
      <w:ins w:id="193" w:author="Bounleuth VONGMANY" w:date="2020-10-04T15:32:00Z">
        <w:r w:rsidR="008D5139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>ກ</w:t>
        </w:r>
      </w:ins>
      <w:r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ານ</w:t>
      </w:r>
      <w:r w:rsidRPr="000B75BD">
        <w:rPr>
          <w:rFonts w:ascii="Phetsarath OT" w:eastAsia="Phetsarath OT" w:hAnsi="Phetsarath OT" w:cs="Phetsarath OT"/>
          <w:sz w:val="24"/>
          <w:szCs w:val="24"/>
          <w:lang w:val="en-US" w:bidi="lo-LA"/>
        </w:rPr>
        <w:t xml:space="preserve"> </w:t>
      </w:r>
      <w:r w:rsidR="00DC7E82" w:rsidRPr="008D5139">
        <w:rPr>
          <w:rFonts w:ascii="Times New Roman" w:eastAsia="Phetsarath OT" w:hAnsi="Times New Roman" w:cs="Times New Roman"/>
          <w:sz w:val="24"/>
          <w:szCs w:val="24"/>
          <w:lang w:val="en-US" w:bidi="lo-LA"/>
          <w:rPrChange w:id="194" w:author="Bounleuth VONGMANY" w:date="2020-10-04T15:32:00Z">
            <w:rPr>
              <w:rFonts w:ascii="Phetsarath OT" w:eastAsia="Phetsarath OT" w:hAnsi="Phetsarath OT" w:cs="Phetsarath OT"/>
              <w:sz w:val="24"/>
              <w:szCs w:val="24"/>
              <w:lang w:val="en-US" w:bidi="lo-LA"/>
            </w:rPr>
          </w:rPrChange>
        </w:rPr>
        <w:t>Classification</w:t>
      </w:r>
      <w:r w:rsidR="00DC7E82" w:rsidRPr="000B75BD">
        <w:rPr>
          <w:rFonts w:ascii="Phetsarath OT" w:eastAsia="Phetsarath OT" w:hAnsi="Phetsarath OT" w:cs="Phetsarath OT"/>
          <w:sz w:val="24"/>
          <w:szCs w:val="24"/>
          <w:lang w:val="en-US" w:bidi="lo-LA"/>
        </w:rPr>
        <w:t xml:space="preserve"> </w:t>
      </w:r>
      <w:r w:rsidR="00DC7E82" w:rsidRPr="000B75BD">
        <w:rPr>
          <w:rFonts w:ascii="Phetsarath OT" w:eastAsia="Phetsarath OT" w:hAnsi="Phetsarath OT" w:cs="Phetsarath OT"/>
          <w:sz w:val="24"/>
          <w:szCs w:val="24"/>
          <w:cs/>
          <w:lang w:val="en-US" w:bidi="lo-LA"/>
        </w:rPr>
        <w:t>ແລະ</w:t>
      </w:r>
      <w:r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 xml:space="preserve"> </w:t>
      </w:r>
      <w:r w:rsidRPr="0055369A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ການ</w:t>
      </w:r>
      <w:ins w:id="195" w:author="Bounleuth VONGMANY" w:date="2020-10-04T15:32:00Z">
        <w:r w:rsidR="008D5139">
          <w:rPr>
            <w:rFonts w:ascii="Phetsarath OT" w:eastAsia="Phetsarath OT" w:hAnsi="Phetsarath OT" w:cs="Phetsarath OT" w:hint="cs"/>
            <w:sz w:val="24"/>
            <w:szCs w:val="24"/>
            <w:cs/>
            <w:lang w:bidi="lo-LA"/>
          </w:rPr>
          <w:t>ຊອກ</w:t>
        </w:r>
      </w:ins>
      <w:r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ຫາຕໍາແໜ</w:t>
      </w:r>
      <w:ins w:id="196" w:author="Bounleuth VONGMANY" w:date="2020-10-04T15:32:00Z">
        <w:r w:rsidR="008D5139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>່</w:t>
        </w:r>
      </w:ins>
      <w:r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ງຂອງວັດ</w:t>
      </w:r>
      <w:r w:rsidR="00DC7E82"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ຖຸ</w:t>
      </w:r>
      <w:r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 xml:space="preserve">ໂດຍໃຊ້ </w:t>
      </w:r>
      <w:r w:rsidRPr="00E85144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Bounding Box</w:t>
      </w:r>
      <w:r w:rsidR="00E85144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 xml:space="preserve"> </w:t>
      </w:r>
      <w:r w:rsidR="00DC7E82"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ແລ້ວແບ່ງພາບອອກເປັນ</w:t>
      </w:r>
      <w:ins w:id="197" w:author="Bounleuth VONGMANY" w:date="2020-10-04T15:32:00Z">
        <w:r w:rsidR="008D5139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>ຫຼາຍ</w:t>
        </w:r>
      </w:ins>
      <w:r w:rsidR="00DC7E82"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ສ່ວນ</w:t>
      </w:r>
      <w:ins w:id="198" w:author="Bounleuth VONGMANY" w:date="2020-10-04T15:32:00Z">
        <w:r w:rsidR="008D5139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>ນ້ອຍ</w:t>
        </w:r>
      </w:ins>
      <w:r w:rsidR="00DC7E82"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ໆ</w:t>
      </w:r>
      <w:ins w:id="199" w:author="Bounleuth VONGMANY" w:date="2020-10-04T15:33:00Z">
        <w:r w:rsidR="008D5139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 xml:space="preserve"> ເພື່ອ</w:t>
        </w:r>
      </w:ins>
      <w:del w:id="200" w:author="Bounleuth VONGMANY" w:date="2020-10-04T15:33:00Z">
        <w:r w:rsidRPr="000B75BD" w:rsidDel="008D5139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delText>ເຮັດການ</w:delText>
        </w:r>
      </w:del>
      <w:r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ຄໍານວນ</w:t>
      </w:r>
      <w:ins w:id="201" w:author="Bounleuth VONGMANY" w:date="2020-10-04T15:33:00Z">
        <w:r w:rsidR="008D5139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>ຊອກ</w:t>
        </w:r>
      </w:ins>
      <w:r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ຫາຄຸນລັກສະນະໄປພ້ອມໆກັ</w:t>
      </w:r>
      <w:r w:rsidR="00DC7E82"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ນ.</w:t>
      </w:r>
    </w:p>
    <w:p w14:paraId="47F9A082" w14:textId="5EC97E88" w:rsidR="00DC7E82" w:rsidRDefault="004106B5" w:rsidP="0055369A">
      <w:pPr>
        <w:pStyle w:val="ListParagraph"/>
        <w:ind w:left="0"/>
        <w:jc w:val="center"/>
        <w:rPr>
          <w:rFonts w:ascii="Phetsarath OT" w:eastAsia="Phetsarath OT" w:hAnsi="Phetsarath OT" w:cs="Phetsarath OT"/>
          <w:sz w:val="24"/>
          <w:szCs w:val="24"/>
          <w:lang w:val="en-US" w:bidi="lo-LA"/>
        </w:rPr>
      </w:pPr>
      <w:r>
        <w:rPr>
          <w:rFonts w:ascii="Phetsarath OT" w:eastAsia="Phetsarath OT" w:hAnsi="Phetsarath OT" w:cs="Phetsarath OT"/>
          <w:noProof/>
          <w:sz w:val="24"/>
          <w:szCs w:val="24"/>
          <w:lang w:val="en-US" w:bidi="lo-LA"/>
        </w:rPr>
        <w:drawing>
          <wp:inline distT="0" distB="0" distL="0" distR="0" wp14:anchorId="49E4A34E" wp14:editId="2C00A241">
            <wp:extent cx="3851275" cy="20263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0346" cy="2036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8170C" w14:textId="45D330C7" w:rsidR="004106B5" w:rsidRPr="0055369A" w:rsidRDefault="004106B5" w:rsidP="0055369A">
      <w:pPr>
        <w:pStyle w:val="ListParagraph"/>
        <w:ind w:left="0"/>
        <w:jc w:val="center"/>
        <w:rPr>
          <w:rFonts w:ascii="Phetsarath OT" w:eastAsia="Phetsarath OT" w:hAnsi="Phetsarath OT" w:cs="Phetsarath OT"/>
          <w:sz w:val="20"/>
          <w:szCs w:val="20"/>
          <w:lang w:bidi="lo-LA"/>
        </w:rPr>
      </w:pPr>
      <w:r w:rsidRPr="0055369A">
        <w:rPr>
          <w:rFonts w:ascii="Phetsarath OT" w:eastAsia="Phetsarath OT" w:hAnsi="Phetsarath OT" w:cs="Phetsarath OT" w:hint="cs"/>
          <w:sz w:val="20"/>
          <w:szCs w:val="20"/>
          <w:cs/>
          <w:lang w:bidi="lo-LA"/>
        </w:rPr>
        <w:t xml:space="preserve">ຮູບ </w:t>
      </w:r>
      <w:r w:rsidRPr="0055369A">
        <w:rPr>
          <w:rFonts w:ascii="Phetsarath OT" w:eastAsia="Phetsarath OT" w:hAnsi="Phetsarath OT" w:cs="Phetsarath OT"/>
          <w:sz w:val="20"/>
          <w:szCs w:val="20"/>
          <w:lang w:bidi="lo-LA"/>
        </w:rPr>
        <w:t>2</w:t>
      </w:r>
      <w:r w:rsidRPr="0055369A">
        <w:rPr>
          <w:rFonts w:ascii="Phetsarath OT" w:eastAsia="Phetsarath OT" w:hAnsi="Phetsarath OT" w:cs="Phetsarath OT" w:hint="cs"/>
          <w:sz w:val="20"/>
          <w:szCs w:val="20"/>
          <w:cs/>
          <w:lang w:bidi="lo-LA"/>
        </w:rPr>
        <w:t xml:space="preserve"> ໂຄງ</w:t>
      </w:r>
      <w:del w:id="202" w:author="Bounleuth VONGMANY" w:date="2020-10-04T14:51:00Z">
        <w:r w:rsidRPr="0055369A" w:rsidDel="00A944E5">
          <w:rPr>
            <w:rFonts w:ascii="Phetsarath OT" w:eastAsia="Phetsarath OT" w:hAnsi="Phetsarath OT" w:cs="Phetsarath OT" w:hint="cs"/>
            <w:sz w:val="20"/>
            <w:szCs w:val="20"/>
            <w:cs/>
            <w:lang w:bidi="lo-LA"/>
          </w:rPr>
          <w:delText>ສ້າງ</w:delText>
        </w:r>
      </w:del>
      <w:ins w:id="203" w:author="Bounleuth VONGMANY" w:date="2020-10-04T15:33:00Z">
        <w:r w:rsidR="00667956">
          <w:rPr>
            <w:rFonts w:ascii="Phetsarath OT" w:eastAsia="Phetsarath OT" w:hAnsi="Phetsarath OT" w:cs="Phetsarath OT" w:hint="cs"/>
            <w:sz w:val="20"/>
            <w:szCs w:val="20"/>
            <w:cs/>
            <w:lang w:bidi="lo-LA"/>
          </w:rPr>
          <w:t>ສ້າງ</w:t>
        </w:r>
      </w:ins>
      <w:r w:rsidRPr="0055369A">
        <w:rPr>
          <w:rFonts w:ascii="Phetsarath OT" w:eastAsia="Phetsarath OT" w:hAnsi="Phetsarath OT" w:cs="Phetsarath OT" w:hint="cs"/>
          <w:sz w:val="20"/>
          <w:szCs w:val="20"/>
          <w:cs/>
          <w:lang w:bidi="lo-LA"/>
        </w:rPr>
        <w:t xml:space="preserve">ການເຮັດວຽກຂອງ </w:t>
      </w:r>
      <w:r w:rsidRPr="0055369A">
        <w:rPr>
          <w:rFonts w:ascii="Phetsarath OT" w:eastAsia="Phetsarath OT" w:hAnsi="Phetsarath OT" w:cs="Phetsarath OT"/>
          <w:sz w:val="20"/>
          <w:szCs w:val="20"/>
          <w:lang w:bidi="lo-LA"/>
        </w:rPr>
        <w:t>YOLO</w:t>
      </w:r>
    </w:p>
    <w:p w14:paraId="3355062D" w14:textId="787E4874" w:rsidR="00433EAD" w:rsidRPr="00DB0A2C" w:rsidRDefault="0031732E" w:rsidP="0055369A">
      <w:pPr>
        <w:ind w:firstLine="567"/>
        <w:jc w:val="thaiDistribute"/>
        <w:rPr>
          <w:rFonts w:ascii="Phetsarath OT" w:eastAsia="Phetsarath OT" w:hAnsi="Phetsarath OT" w:cs="DokChampa"/>
          <w:sz w:val="24"/>
          <w:szCs w:val="24"/>
          <w:lang w:val="en-US" w:bidi="lo-LA"/>
          <w:rPrChange w:id="204" w:author="Bounleuth VONGMANY" w:date="2020-10-04T15:42:00Z">
            <w:rPr>
              <w:rFonts w:ascii="Phetsarath OT" w:eastAsia="Phetsarath OT" w:hAnsi="Phetsarath OT" w:cs="Phetsarath OT"/>
              <w:sz w:val="24"/>
              <w:szCs w:val="24"/>
              <w:lang w:val="en-US" w:bidi="lo-LA"/>
            </w:rPr>
          </w:rPrChange>
        </w:rPr>
      </w:pPr>
      <w:r>
        <w:rPr>
          <w:rFonts w:ascii="Phetsarath OT" w:eastAsia="Phetsarath OT" w:hAnsi="Phetsarath OT" w:cs="Phetsarath OT"/>
          <w:sz w:val="24"/>
          <w:szCs w:val="24"/>
          <w:lang w:val="en-US" w:bidi="lo-LA"/>
        </w:rPr>
        <w:tab/>
      </w:r>
      <w:del w:id="205" w:author="Bounleuth VONGMANY" w:date="2020-10-04T15:34:00Z">
        <w:r w:rsidDel="00667956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delText>ເຄຶ່ອງ</w:delText>
        </w:r>
      </w:del>
      <w:ins w:id="206" w:author="Bounleuth VONGMANY" w:date="2020-10-04T15:34:00Z">
        <w:r w:rsidR="00667956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>ເຄື່ອງ</w:t>
        </w:r>
      </w:ins>
      <w:r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ມືທ</w:t>
      </w:r>
      <w:ins w:id="207" w:author="Bounleuth VONGMANY" w:date="2020-10-04T15:34:00Z">
        <w:r w:rsidR="00667956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>ີ່</w:t>
        </w:r>
      </w:ins>
      <w:del w:id="208" w:author="Bounleuth VONGMANY" w:date="2020-10-04T15:34:00Z">
        <w:r w:rsidDel="00667956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delText>ິ່</w:delText>
        </w:r>
      </w:del>
      <w:r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ໃຊ້ສໍາລັບການ</w:t>
      </w:r>
      <w:r w:rsidR="008B6A1B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ຄົ້ນຄວ້າ</w:t>
      </w:r>
      <w:r w:rsidR="008B6A1B" w:rsidRPr="0055369A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ວິໄຈ</w:t>
      </w:r>
      <w:r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ພັດທະນາລະບົບ</w:t>
      </w:r>
      <w:ins w:id="209" w:author="Bounleuth VONGMANY" w:date="2020-10-04T15:37:00Z">
        <w:r w:rsidR="00DB0A2C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>ນີ້</w:t>
        </w:r>
      </w:ins>
      <w:del w:id="210" w:author="Bounleuth VONGMANY" w:date="2020-10-04T15:36:00Z">
        <w:r w:rsidR="008B6A1B" w:rsidDel="00667956">
          <w:rPr>
            <w:rFonts w:ascii="Phetsarath OT" w:eastAsia="Phetsarath OT" w:hAnsi="Phetsarath OT" w:cs="Phetsarath OT"/>
            <w:sz w:val="24"/>
            <w:szCs w:val="24"/>
            <w:lang w:val="en-US" w:bidi="lo-LA"/>
          </w:rPr>
          <w:delText xml:space="preserve"> </w:delText>
        </w:r>
        <w:r w:rsidR="008B6A1B" w:rsidRPr="00E85144" w:rsidDel="00667956">
          <w:rPr>
            <w:rFonts w:ascii="Times New Roman" w:eastAsia="Phetsarath OT" w:hAnsi="Times New Roman" w:cs="Times New Roman"/>
            <w:sz w:val="24"/>
            <w:szCs w:val="24"/>
            <w:lang w:val="en-US" w:bidi="lo-LA"/>
          </w:rPr>
          <w:delText>Software</w:delText>
        </w:r>
        <w:r w:rsidR="008B6A1B" w:rsidDel="00667956">
          <w:rPr>
            <w:rFonts w:ascii="Phetsarath OT" w:eastAsia="Phetsarath OT" w:hAnsi="Phetsarath OT" w:cs="Phetsarath OT"/>
            <w:sz w:val="24"/>
            <w:szCs w:val="24"/>
            <w:lang w:val="en-US" w:bidi="lo-LA"/>
          </w:rPr>
          <w:delText xml:space="preserve"> </w:delText>
        </w:r>
      </w:del>
      <w:r w:rsidR="008B6A1B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ແມ່ນ</w:t>
      </w:r>
      <w:r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 xml:space="preserve">ໃຊ້ພາສາຄອມພິວເຕີ </w:t>
      </w:r>
      <w:ins w:id="211" w:author="Bounleuth VONGMANY" w:date="2020-10-04T15:37:00Z">
        <w:r w:rsidR="00DB0A2C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 xml:space="preserve">(ພາສາ </w:t>
        </w:r>
      </w:ins>
      <w:r w:rsidRPr="00E85144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Python</w:t>
      </w:r>
      <w:ins w:id="212" w:author="Bounleuth VONGMANY" w:date="2020-10-04T15:37:00Z">
        <w:r w:rsidR="00DB0A2C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>)</w:t>
        </w:r>
      </w:ins>
      <w:del w:id="213" w:author="Bounleuth VONGMANY" w:date="2020-10-04T15:37:00Z">
        <w:r w:rsidDel="00DB0A2C">
          <w:rPr>
            <w:rFonts w:ascii="Phetsarath OT" w:eastAsia="Phetsarath OT" w:hAnsi="Phetsarath OT" w:cs="Phetsarath OT"/>
            <w:sz w:val="24"/>
            <w:szCs w:val="24"/>
            <w:lang w:val="en-US" w:bidi="lo-LA"/>
          </w:rPr>
          <w:delText xml:space="preserve"> </w:delText>
        </w:r>
      </w:del>
      <w:del w:id="214" w:author="Bounleuth VONGMANY" w:date="2020-10-04T15:38:00Z">
        <w:r w:rsidDel="00DB0A2C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delText>ເປັນຕົວຫຼັກ</w:delText>
        </w:r>
      </w:del>
      <w:r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ສໍາລັບການປະມວນຜົນຂໍ້ມູນຮູບພາບ</w:t>
      </w:r>
      <w:ins w:id="215" w:author="Bounleuth VONGMANY" w:date="2020-10-04T15:38:00Z">
        <w:r w:rsidR="00DB0A2C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 xml:space="preserve">, </w:t>
        </w:r>
      </w:ins>
      <w:del w:id="216" w:author="Bounleuth VONGMANY" w:date="2020-10-04T14:54:00Z">
        <w:r w:rsidDel="00A944E5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delText>ວິດິໂອ</w:delText>
        </w:r>
      </w:del>
      <w:ins w:id="217" w:author="Bounleuth VONGMANY" w:date="2020-10-04T14:54:00Z">
        <w:r w:rsidR="00A944E5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>ວິດີໂອ</w:t>
        </w:r>
      </w:ins>
      <w:ins w:id="218" w:author="Bounleuth VONGMANY" w:date="2020-10-04T15:39:00Z">
        <w:r w:rsidR="00DB0A2C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>. ສ</w:t>
        </w:r>
      </w:ins>
      <w:ins w:id="219" w:author="Bounleuth VONGMANY" w:date="2020-10-04T15:40:00Z">
        <w:r w:rsidR="00DB0A2C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>່ວນພາສາຄອມພິວເຕີ</w:t>
        </w:r>
      </w:ins>
      <w:del w:id="220" w:author="Bounleuth VONGMANY" w:date="2020-10-04T15:39:00Z">
        <w:r w:rsidDel="00DB0A2C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delText xml:space="preserve">, </w:delText>
        </w:r>
      </w:del>
      <w:ins w:id="221" w:author="Bounleuth VONGMANY" w:date="2020-10-04T15:39:00Z">
        <w:r w:rsidR="00DB0A2C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 xml:space="preserve"> </w:t>
        </w:r>
      </w:ins>
      <w:ins w:id="222" w:author="Bounleuth VONGMANY" w:date="2020-10-04T15:40:00Z">
        <w:r w:rsidR="00DB0A2C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 xml:space="preserve">(ພາສາ </w:t>
        </w:r>
      </w:ins>
      <w:r w:rsidRPr="00E85144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HTML</w:t>
      </w:r>
      <w:del w:id="223" w:author="Bounleuth VONGMANY" w:date="2020-10-04T15:39:00Z">
        <w:r w:rsidDel="00DB0A2C">
          <w:rPr>
            <w:rFonts w:ascii="Phetsarath OT" w:eastAsia="Phetsarath OT" w:hAnsi="Phetsarath OT" w:cs="Phetsarath OT"/>
            <w:sz w:val="24"/>
            <w:szCs w:val="24"/>
            <w:lang w:val="en-US" w:bidi="lo-LA"/>
          </w:rPr>
          <w:delText xml:space="preserve"> </w:delText>
        </w:r>
      </w:del>
      <w:del w:id="224" w:author="Bounleuth VONGMANY" w:date="2020-10-04T15:38:00Z">
        <w:r w:rsidDel="00DB0A2C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delText>ແ</w:delText>
        </w:r>
      </w:del>
      <w:ins w:id="225" w:author="Bounleuth VONGMANY" w:date="2020-10-04T15:39:00Z">
        <w:r w:rsidR="00DB0A2C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 xml:space="preserve">, </w:t>
        </w:r>
      </w:ins>
      <w:del w:id="226" w:author="Bounleuth VONGMANY" w:date="2020-10-04T15:38:00Z">
        <w:r w:rsidDel="00DB0A2C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delText xml:space="preserve">ລພ </w:delText>
        </w:r>
      </w:del>
      <w:r w:rsidRPr="00E85144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CSS</w:t>
      </w:r>
      <w:ins w:id="227" w:author="Bounleuth VONGMANY" w:date="2020-10-04T15:40:00Z">
        <w:r w:rsidR="00DB0A2C">
          <w:rPr>
            <w:rFonts w:ascii="Times New Roman" w:eastAsia="Phetsarath OT" w:hAnsi="Times New Roman" w:cs="DokChampa" w:hint="cs"/>
            <w:sz w:val="24"/>
            <w:szCs w:val="24"/>
            <w:cs/>
            <w:lang w:val="en-US" w:bidi="lo-LA"/>
          </w:rPr>
          <w:t>)</w:t>
        </w:r>
      </w:ins>
      <w:r>
        <w:rPr>
          <w:rFonts w:ascii="Phetsarath OT" w:eastAsia="Phetsarath OT" w:hAnsi="Phetsarath OT" w:cs="Phetsarath OT"/>
          <w:sz w:val="24"/>
          <w:szCs w:val="24"/>
          <w:lang w:val="en-US" w:bidi="lo-LA"/>
        </w:rPr>
        <w:t xml:space="preserve"> </w:t>
      </w:r>
      <w:ins w:id="228" w:author="Bounleuth VONGMANY" w:date="2020-10-04T15:40:00Z">
        <w:r w:rsidR="00DB0A2C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>ໃຊ້ໃນ</w:t>
        </w:r>
      </w:ins>
      <w:del w:id="229" w:author="Bounleuth VONGMANY" w:date="2020-10-04T15:40:00Z">
        <w:r w:rsidDel="00DB0A2C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delText>ເປັນ</w:delText>
        </w:r>
      </w:del>
      <w:r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ການອອກແບບ</w:t>
      </w:r>
      <w:ins w:id="230" w:author="Bounleuth VONGMANY" w:date="2020-10-04T15:41:00Z">
        <w:r w:rsidR="00DB0A2C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>ສ່ວນຕິດຕໍ່ກັບຜູ້ໃຊ້ (</w:t>
        </w:r>
      </w:ins>
      <w:del w:id="231" w:author="Bounleuth VONGMANY" w:date="2020-10-04T15:41:00Z">
        <w:r w:rsidDel="00DB0A2C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delText xml:space="preserve"> </w:delText>
        </w:r>
      </w:del>
      <w:r w:rsidRPr="00E85144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User Interface</w:t>
      </w:r>
      <w:ins w:id="232" w:author="Bounleuth VONGMANY" w:date="2020-10-04T15:41:00Z">
        <w:r w:rsidR="00DB0A2C">
          <w:rPr>
            <w:rFonts w:ascii="Times New Roman" w:eastAsia="Phetsarath OT" w:hAnsi="Times New Roman" w:cs="DokChampa" w:hint="cs"/>
            <w:sz w:val="24"/>
            <w:szCs w:val="24"/>
            <w:cs/>
            <w:lang w:val="en-US" w:bidi="lo-LA"/>
          </w:rPr>
          <w:t>)</w:t>
        </w:r>
      </w:ins>
      <w:r>
        <w:rPr>
          <w:rFonts w:ascii="Phetsarath OT" w:eastAsia="Phetsarath OT" w:hAnsi="Phetsarath OT" w:cs="Phetsarath OT"/>
          <w:sz w:val="24"/>
          <w:szCs w:val="24"/>
          <w:lang w:val="en-US" w:bidi="lo-LA"/>
        </w:rPr>
        <w:t xml:space="preserve"> </w:t>
      </w:r>
      <w:del w:id="233" w:author="Bounleuth VONGMANY" w:date="2020-10-04T15:41:00Z">
        <w:r w:rsidDel="00DB0A2C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delText xml:space="preserve">ສໍາລັບຜູ້ໃຊ້ລະບົບ </w:delText>
        </w:r>
      </w:del>
      <w:r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ແລະ</w:t>
      </w:r>
      <w:r w:rsidR="008B6A1B">
        <w:rPr>
          <w:rFonts w:ascii="Phetsarath OT" w:eastAsia="Phetsarath OT" w:hAnsi="Phetsarath OT" w:cs="Phetsarath OT"/>
          <w:sz w:val="24"/>
          <w:szCs w:val="24"/>
          <w:lang w:val="en-US" w:bidi="lo-LA"/>
        </w:rPr>
        <w:t xml:space="preserve"> </w:t>
      </w:r>
      <w:r w:rsidR="008B6A1B" w:rsidRPr="00E85144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Hardware</w:t>
      </w:r>
      <w:r w:rsidR="008B6A1B">
        <w:rPr>
          <w:rFonts w:ascii="Phetsarath OT" w:eastAsia="Phetsarath OT" w:hAnsi="Phetsarath OT" w:cs="Phetsarath OT"/>
          <w:sz w:val="24"/>
          <w:szCs w:val="24"/>
          <w:lang w:val="en-US" w:bidi="lo-LA"/>
        </w:rPr>
        <w:t xml:space="preserve"> </w:t>
      </w:r>
      <w:r w:rsidR="008B6A1B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 xml:space="preserve">ແມ່ນໃຊ້ຄອມພິວເຕີ </w:t>
      </w:r>
      <w:r w:rsidR="008B6A1B" w:rsidRPr="00E85144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Notebook</w:t>
      </w:r>
      <w:r w:rsidR="008B6A1B">
        <w:rPr>
          <w:rFonts w:ascii="Phetsarath OT" w:eastAsia="Phetsarath OT" w:hAnsi="Phetsarath OT" w:cs="Phetsarath OT"/>
          <w:sz w:val="24"/>
          <w:szCs w:val="24"/>
          <w:lang w:val="en-US" w:bidi="lo-LA"/>
        </w:rPr>
        <w:t xml:space="preserve">, </w:t>
      </w:r>
      <w:r w:rsidR="008B6A1B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 xml:space="preserve">ກ້ອງພາບ </w:t>
      </w:r>
      <w:r w:rsidR="008B6A1B" w:rsidRPr="00E85144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Webcam</w:t>
      </w:r>
      <w:ins w:id="234" w:author="Bounleuth VONGMANY" w:date="2020-10-04T15:42:00Z">
        <w:r w:rsidR="00DB0A2C">
          <w:rPr>
            <w:rFonts w:ascii="Times New Roman" w:eastAsia="Phetsarath OT" w:hAnsi="Times New Roman" w:cs="DokChampa" w:hint="cs"/>
            <w:sz w:val="24"/>
            <w:szCs w:val="24"/>
            <w:cs/>
            <w:lang w:val="en-US" w:bidi="lo-LA"/>
          </w:rPr>
          <w:t>.</w:t>
        </w:r>
      </w:ins>
    </w:p>
    <w:p w14:paraId="629C6307" w14:textId="77777777" w:rsidR="00433EAD" w:rsidRPr="003A2135" w:rsidRDefault="00433EAD" w:rsidP="00DC7E82">
      <w:pPr>
        <w:pStyle w:val="ListParagraph"/>
        <w:ind w:firstLine="720"/>
        <w:rPr>
          <w:rFonts w:ascii="Phetsarath OT" w:eastAsia="Phetsarath OT" w:hAnsi="Phetsarath OT" w:cs="Phetsarath OT"/>
          <w:sz w:val="24"/>
          <w:szCs w:val="24"/>
          <w:cs/>
          <w:lang w:val="en-US" w:bidi="lo-LA"/>
        </w:rPr>
      </w:pPr>
    </w:p>
    <w:p w14:paraId="1F660688" w14:textId="0F48A679" w:rsidR="008E1392" w:rsidRDefault="007F6E85" w:rsidP="0055369A">
      <w:pPr>
        <w:pStyle w:val="ListParagraph"/>
        <w:numPr>
          <w:ilvl w:val="1"/>
          <w:numId w:val="2"/>
        </w:numPr>
        <w:ind w:left="567" w:hanging="567"/>
        <w:rPr>
          <w:rFonts w:ascii="Phetsarath OT" w:eastAsia="Phetsarath OT" w:hAnsi="Phetsarath OT" w:cs="Phetsarath OT"/>
          <w:b/>
          <w:bCs/>
          <w:sz w:val="28"/>
          <w:szCs w:val="28"/>
          <w:lang w:bidi="lo-LA"/>
        </w:rPr>
      </w:pPr>
      <w:r w:rsidRPr="00DC28D3">
        <w:rPr>
          <w:rFonts w:ascii="Phetsarath OT" w:eastAsia="Phetsarath OT" w:hAnsi="Phetsarath OT" w:cs="Phetsarath OT" w:hint="cs"/>
          <w:b/>
          <w:bCs/>
          <w:sz w:val="28"/>
          <w:szCs w:val="28"/>
          <w:cs/>
          <w:lang w:bidi="lo-LA"/>
        </w:rPr>
        <w:t>ການ</w:t>
      </w:r>
      <w:ins w:id="235" w:author="Bounleuth VONGMANY" w:date="2020-10-04T15:42:00Z">
        <w:r w:rsidR="00DB0A2C">
          <w:rPr>
            <w:rFonts w:ascii="Phetsarath OT" w:eastAsia="Phetsarath OT" w:hAnsi="Phetsarath OT" w:cs="Phetsarath OT" w:hint="cs"/>
            <w:b/>
            <w:bCs/>
            <w:sz w:val="28"/>
            <w:szCs w:val="28"/>
            <w:cs/>
            <w:lang w:bidi="lo-LA"/>
          </w:rPr>
          <w:t>ກະ</w:t>
        </w:r>
      </w:ins>
      <w:r w:rsidRPr="00DC28D3">
        <w:rPr>
          <w:rFonts w:ascii="Phetsarath OT" w:eastAsia="Phetsarath OT" w:hAnsi="Phetsarath OT" w:cs="Phetsarath OT" w:hint="cs"/>
          <w:b/>
          <w:bCs/>
          <w:sz w:val="28"/>
          <w:szCs w:val="28"/>
          <w:cs/>
          <w:lang w:bidi="lo-LA"/>
        </w:rPr>
        <w:t>ກຽມ</w:t>
      </w:r>
      <w:del w:id="236" w:author="Bounleuth VONGMANY" w:date="2020-10-04T15:42:00Z">
        <w:r w:rsidRPr="00DC28D3" w:rsidDel="00DB0A2C">
          <w:rPr>
            <w:rFonts w:ascii="Phetsarath OT" w:eastAsia="Phetsarath OT" w:hAnsi="Phetsarath OT" w:cs="Phetsarath OT" w:hint="cs"/>
            <w:b/>
            <w:bCs/>
            <w:sz w:val="28"/>
            <w:szCs w:val="28"/>
            <w:cs/>
            <w:lang w:bidi="lo-LA"/>
          </w:rPr>
          <w:delText>ຕົວ</w:delText>
        </w:r>
      </w:del>
      <w:r w:rsidRPr="00DC28D3">
        <w:rPr>
          <w:rFonts w:ascii="Phetsarath OT" w:eastAsia="Phetsarath OT" w:hAnsi="Phetsarath OT" w:cs="Phetsarath OT" w:hint="cs"/>
          <w:b/>
          <w:bCs/>
          <w:sz w:val="28"/>
          <w:szCs w:val="28"/>
          <w:cs/>
          <w:lang w:bidi="lo-LA"/>
        </w:rPr>
        <w:t>ຊຸດຂໍ້ມູນ</w:t>
      </w:r>
      <w:ins w:id="237" w:author="Bounleuth VONGMANY" w:date="2020-10-04T15:46:00Z">
        <w:r w:rsidR="00DB0A2C">
          <w:rPr>
            <w:rFonts w:ascii="Phetsarath OT" w:eastAsia="Phetsarath OT" w:hAnsi="Phetsarath OT" w:cs="Phetsarath OT" w:hint="cs"/>
            <w:b/>
            <w:bCs/>
            <w:sz w:val="28"/>
            <w:szCs w:val="28"/>
            <w:cs/>
            <w:lang w:bidi="lo-LA"/>
          </w:rPr>
          <w:t>ເພື່ອສອນໃຫ້ລະບົບຮັບຮູ້</w:t>
        </w:r>
      </w:ins>
      <w:del w:id="238" w:author="Bounleuth VONGMANY" w:date="2020-10-04T14:50:00Z">
        <w:r w:rsidRPr="00DC28D3" w:rsidDel="00A944E5">
          <w:rPr>
            <w:rFonts w:ascii="Phetsarath OT" w:eastAsia="Phetsarath OT" w:hAnsi="Phetsarath OT" w:cs="Phetsarath OT" w:hint="cs"/>
            <w:b/>
            <w:bCs/>
            <w:sz w:val="28"/>
            <w:szCs w:val="28"/>
            <w:cs/>
            <w:lang w:bidi="lo-LA"/>
          </w:rPr>
          <w:delText>ເພຶ່ອ</w:delText>
        </w:r>
      </w:del>
      <w:del w:id="239" w:author="Bounleuth VONGMANY" w:date="2020-10-04T15:44:00Z">
        <w:r w:rsidRPr="00DC28D3" w:rsidDel="00DB0A2C">
          <w:rPr>
            <w:rFonts w:ascii="Phetsarath OT" w:eastAsia="Phetsarath OT" w:hAnsi="Phetsarath OT" w:cs="Phetsarath OT" w:hint="cs"/>
            <w:b/>
            <w:bCs/>
            <w:sz w:val="28"/>
            <w:szCs w:val="28"/>
            <w:cs/>
            <w:lang w:bidi="lo-LA"/>
          </w:rPr>
          <w:delText>ຝຶກ</w:delText>
        </w:r>
      </w:del>
    </w:p>
    <w:p w14:paraId="6C800D81" w14:textId="2AE0F21A" w:rsidR="007F6E85" w:rsidRPr="000B75BD" w:rsidRDefault="007F6E85" w:rsidP="0055369A">
      <w:pPr>
        <w:ind w:firstLine="567"/>
        <w:jc w:val="thaiDistribute"/>
        <w:rPr>
          <w:rFonts w:ascii="Phetsarath OT" w:eastAsia="Phetsarath OT" w:hAnsi="Phetsarath OT" w:cs="Phetsarath OT"/>
          <w:sz w:val="24"/>
          <w:szCs w:val="24"/>
          <w:lang w:val="en-US" w:bidi="lo-LA"/>
        </w:rPr>
      </w:pPr>
      <w:r w:rsidRPr="000B75BD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ໃນຊຸດຂໍ້ມູນເປັນຮູບພາບຖ່າຍຈາກກ້ອງຖ່າຍຮູບທົ່ວໄປໂດຍຖ່າຍພາບຈໍານວນຊຸດຂໍ້ມູນຕາມແຕ່ລະປະເພດລົດເຊັ່ນ</w:t>
      </w:r>
      <w:ins w:id="240" w:author="Bounleuth VONGMANY" w:date="2020-10-04T15:44:00Z">
        <w:r w:rsidR="00DB0A2C">
          <w:rPr>
            <w:rFonts w:ascii="Phetsarath OT" w:eastAsia="Phetsarath OT" w:hAnsi="Phetsarath OT" w:cs="Phetsarath OT" w:hint="cs"/>
            <w:sz w:val="24"/>
            <w:szCs w:val="24"/>
            <w:cs/>
            <w:lang w:bidi="lo-LA"/>
          </w:rPr>
          <w:t xml:space="preserve">: </w:t>
        </w:r>
      </w:ins>
      <w:r w:rsidRPr="000B75BD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ລົດຈັກ </w:t>
      </w:r>
      <w:r w:rsidR="002275B4" w:rsidRPr="00DB0A2C">
        <w:rPr>
          <w:rFonts w:ascii="Times New Roman" w:eastAsia="Phetsarath OT" w:hAnsi="Times New Roman" w:cs="Times New Roman"/>
          <w:sz w:val="24"/>
          <w:szCs w:val="24"/>
          <w:lang w:val="en-US" w:bidi="lo-LA"/>
          <w:rPrChange w:id="241" w:author="Bounleuth VONGMANY" w:date="2020-10-04T15:43:00Z">
            <w:rPr>
              <w:rFonts w:ascii="Phetsarath OT" w:eastAsia="Phetsarath OT" w:hAnsi="Phetsarath OT" w:cs="Phetsarath OT"/>
              <w:sz w:val="24"/>
              <w:szCs w:val="24"/>
              <w:lang w:val="en-US" w:bidi="lo-LA"/>
            </w:rPr>
          </w:rPrChange>
        </w:rPr>
        <w:t>1</w:t>
      </w:r>
      <w:ins w:id="242" w:author="Bounleuth VONGMANY" w:date="2020-10-04T15:45:00Z">
        <w:r w:rsidR="00DB0A2C">
          <w:rPr>
            <w:rFonts w:ascii="Times New Roman" w:eastAsia="Phetsarath OT" w:hAnsi="Times New Roman" w:cs="DokChampa" w:hint="cs"/>
            <w:sz w:val="24"/>
            <w:szCs w:val="24"/>
            <w:cs/>
            <w:lang w:val="en-US" w:bidi="lo-LA"/>
          </w:rPr>
          <w:t>.</w:t>
        </w:r>
      </w:ins>
      <w:r w:rsidR="002275B4" w:rsidRPr="00DB0A2C">
        <w:rPr>
          <w:rFonts w:ascii="Times New Roman" w:eastAsia="Phetsarath OT" w:hAnsi="Times New Roman" w:cs="Times New Roman"/>
          <w:sz w:val="24"/>
          <w:szCs w:val="24"/>
          <w:lang w:val="en-US" w:bidi="lo-LA"/>
          <w:rPrChange w:id="243" w:author="Bounleuth VONGMANY" w:date="2020-10-04T15:43:00Z">
            <w:rPr>
              <w:rFonts w:ascii="Phetsarath OT" w:eastAsia="Phetsarath OT" w:hAnsi="Phetsarath OT" w:cs="Phetsarath OT"/>
              <w:sz w:val="24"/>
              <w:szCs w:val="24"/>
              <w:lang w:val="en-US" w:bidi="lo-LA"/>
            </w:rPr>
          </w:rPrChange>
        </w:rPr>
        <w:t>0</w:t>
      </w:r>
      <w:r w:rsidR="00FE75CC" w:rsidRPr="00DB0A2C">
        <w:rPr>
          <w:rFonts w:ascii="Times New Roman" w:eastAsia="Phetsarath OT" w:hAnsi="Times New Roman" w:cs="Times New Roman"/>
          <w:sz w:val="24"/>
          <w:szCs w:val="24"/>
          <w:lang w:val="en-US" w:bidi="lo-LA"/>
          <w:rPrChange w:id="244" w:author="Bounleuth VONGMANY" w:date="2020-10-04T15:43:00Z">
            <w:rPr>
              <w:rFonts w:ascii="Phetsarath OT" w:eastAsia="Phetsarath OT" w:hAnsi="Phetsarath OT" w:cs="Phetsarath OT"/>
              <w:sz w:val="24"/>
              <w:szCs w:val="24"/>
              <w:lang w:val="en-US" w:bidi="lo-LA"/>
            </w:rPr>
          </w:rPrChange>
        </w:rPr>
        <w:t>0</w:t>
      </w:r>
      <w:r w:rsidRPr="00DB0A2C">
        <w:rPr>
          <w:rFonts w:ascii="Times New Roman" w:eastAsia="Phetsarath OT" w:hAnsi="Times New Roman" w:cs="Times New Roman"/>
          <w:sz w:val="24"/>
          <w:szCs w:val="24"/>
          <w:lang w:val="en-US" w:bidi="lo-LA"/>
          <w:rPrChange w:id="245" w:author="Bounleuth VONGMANY" w:date="2020-10-04T15:43:00Z">
            <w:rPr>
              <w:rFonts w:ascii="Phetsarath OT" w:eastAsia="Phetsarath OT" w:hAnsi="Phetsarath OT" w:cs="Phetsarath OT"/>
              <w:sz w:val="24"/>
              <w:szCs w:val="24"/>
              <w:lang w:val="en-US" w:bidi="lo-LA"/>
            </w:rPr>
          </w:rPrChange>
        </w:rPr>
        <w:t>0</w:t>
      </w:r>
      <w:r w:rsidRPr="000B75BD">
        <w:rPr>
          <w:rFonts w:ascii="Phetsarath OT" w:eastAsia="Phetsarath OT" w:hAnsi="Phetsarath OT" w:cs="Phetsarath OT"/>
          <w:sz w:val="24"/>
          <w:szCs w:val="24"/>
          <w:lang w:val="en-US" w:bidi="lo-LA"/>
        </w:rPr>
        <w:t xml:space="preserve"> </w:t>
      </w:r>
      <w:r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ຮູບ</w:t>
      </w:r>
      <w:r w:rsidR="00F40672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ຂຶ້ນ</w:t>
      </w:r>
      <w:r w:rsidR="00FE75CC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ໄປ</w:t>
      </w:r>
      <w:r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 xml:space="preserve">, ລົດໃຫຍ່ </w:t>
      </w:r>
      <w:r w:rsidRPr="00DB0A2C">
        <w:rPr>
          <w:rFonts w:ascii="Times New Roman" w:eastAsia="Phetsarath OT" w:hAnsi="Times New Roman" w:cs="Times New Roman"/>
          <w:sz w:val="24"/>
          <w:szCs w:val="24"/>
          <w:lang w:val="en-US" w:bidi="lo-LA"/>
          <w:rPrChange w:id="246" w:author="Bounleuth VONGMANY" w:date="2020-10-04T15:43:00Z">
            <w:rPr>
              <w:rFonts w:ascii="Phetsarath OT" w:eastAsia="Phetsarath OT" w:hAnsi="Phetsarath OT" w:cs="Phetsarath OT"/>
              <w:sz w:val="24"/>
              <w:szCs w:val="24"/>
              <w:lang w:val="en-US" w:bidi="lo-LA"/>
            </w:rPr>
          </w:rPrChange>
        </w:rPr>
        <w:t>1</w:t>
      </w:r>
      <w:ins w:id="247" w:author="Bounleuth VONGMANY" w:date="2020-10-04T15:45:00Z">
        <w:r w:rsidR="00DB0A2C">
          <w:rPr>
            <w:rFonts w:ascii="Times New Roman" w:eastAsia="Phetsarath OT" w:hAnsi="Times New Roman" w:cs="DokChampa" w:hint="cs"/>
            <w:sz w:val="24"/>
            <w:szCs w:val="24"/>
            <w:cs/>
            <w:lang w:val="en-US" w:bidi="lo-LA"/>
          </w:rPr>
          <w:t>.</w:t>
        </w:r>
      </w:ins>
      <w:r w:rsidRPr="00DB0A2C">
        <w:rPr>
          <w:rFonts w:ascii="Times New Roman" w:eastAsia="Phetsarath OT" w:hAnsi="Times New Roman" w:cs="Times New Roman"/>
          <w:sz w:val="24"/>
          <w:szCs w:val="24"/>
          <w:lang w:val="en-US" w:bidi="lo-LA"/>
          <w:rPrChange w:id="248" w:author="Bounleuth VONGMANY" w:date="2020-10-04T15:43:00Z">
            <w:rPr>
              <w:rFonts w:ascii="Phetsarath OT" w:eastAsia="Phetsarath OT" w:hAnsi="Phetsarath OT" w:cs="Phetsarath OT"/>
              <w:sz w:val="24"/>
              <w:szCs w:val="24"/>
              <w:lang w:val="en-US" w:bidi="lo-LA"/>
            </w:rPr>
          </w:rPrChange>
        </w:rPr>
        <w:t>000</w:t>
      </w:r>
      <w:r w:rsidRPr="000B75BD">
        <w:rPr>
          <w:rFonts w:ascii="Phetsarath OT" w:eastAsia="Phetsarath OT" w:hAnsi="Phetsarath OT" w:cs="Phetsarath OT"/>
          <w:sz w:val="24"/>
          <w:szCs w:val="24"/>
          <w:lang w:val="en-US" w:bidi="lo-LA"/>
        </w:rPr>
        <w:t xml:space="preserve"> </w:t>
      </w:r>
      <w:r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ຮູບ</w:t>
      </w:r>
      <w:r w:rsidR="00F40672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ຂຶ້ນ</w:t>
      </w:r>
      <w:r w:rsidR="002275B4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ໄປ</w:t>
      </w:r>
      <w:r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 xml:space="preserve"> ແລະ ລົດຖີບ </w:t>
      </w:r>
      <w:r w:rsidRPr="00DB0A2C">
        <w:rPr>
          <w:rFonts w:ascii="Times New Roman" w:eastAsia="Phetsarath OT" w:hAnsi="Times New Roman" w:cs="Times New Roman"/>
          <w:sz w:val="24"/>
          <w:szCs w:val="24"/>
          <w:lang w:val="en-US" w:bidi="lo-LA"/>
          <w:rPrChange w:id="249" w:author="Bounleuth VONGMANY" w:date="2020-10-04T15:43:00Z">
            <w:rPr>
              <w:rFonts w:ascii="Phetsarath OT" w:eastAsia="Phetsarath OT" w:hAnsi="Phetsarath OT" w:cs="Phetsarath OT"/>
              <w:sz w:val="24"/>
              <w:szCs w:val="24"/>
              <w:lang w:val="en-US" w:bidi="lo-LA"/>
            </w:rPr>
          </w:rPrChange>
        </w:rPr>
        <w:t>1</w:t>
      </w:r>
      <w:ins w:id="250" w:author="Bounleuth VONGMANY" w:date="2020-10-04T15:45:00Z">
        <w:r w:rsidR="00DB0A2C">
          <w:rPr>
            <w:rFonts w:ascii="Times New Roman" w:eastAsia="Phetsarath OT" w:hAnsi="Times New Roman" w:cs="DokChampa" w:hint="cs"/>
            <w:sz w:val="24"/>
            <w:szCs w:val="24"/>
            <w:cs/>
            <w:lang w:val="en-US" w:bidi="lo-LA"/>
          </w:rPr>
          <w:t>.</w:t>
        </w:r>
      </w:ins>
      <w:r w:rsidRPr="00DB0A2C">
        <w:rPr>
          <w:rFonts w:ascii="Times New Roman" w:eastAsia="Phetsarath OT" w:hAnsi="Times New Roman" w:cs="Times New Roman"/>
          <w:sz w:val="24"/>
          <w:szCs w:val="24"/>
          <w:lang w:val="en-US" w:bidi="lo-LA"/>
          <w:rPrChange w:id="251" w:author="Bounleuth VONGMANY" w:date="2020-10-04T15:43:00Z">
            <w:rPr>
              <w:rFonts w:ascii="Phetsarath OT" w:eastAsia="Phetsarath OT" w:hAnsi="Phetsarath OT" w:cs="Phetsarath OT"/>
              <w:sz w:val="24"/>
              <w:szCs w:val="24"/>
              <w:lang w:val="en-US" w:bidi="lo-LA"/>
            </w:rPr>
          </w:rPrChange>
        </w:rPr>
        <w:t>000</w:t>
      </w:r>
      <w:r w:rsidRPr="000B75BD">
        <w:rPr>
          <w:rFonts w:ascii="Phetsarath OT" w:eastAsia="Phetsarath OT" w:hAnsi="Phetsarath OT" w:cs="Phetsarath OT"/>
          <w:sz w:val="24"/>
          <w:szCs w:val="24"/>
          <w:lang w:val="en-US" w:bidi="lo-LA"/>
        </w:rPr>
        <w:t xml:space="preserve"> </w:t>
      </w:r>
      <w:r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ຮູບ</w:t>
      </w:r>
      <w:r w:rsidR="00F40672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ຂຶ້ນ</w:t>
      </w:r>
      <w:r w:rsidR="002275B4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ໄປ</w:t>
      </w:r>
      <w:r w:rsidR="006F1109"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 xml:space="preserve"> </w:t>
      </w:r>
      <w:r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ເປັນຊຸດຂໍ້ມູນສໍາລັບການຝຶກຝົນ</w:t>
      </w:r>
      <w:ins w:id="252" w:author="Bounleuth VONGMANY" w:date="2020-10-04T15:46:00Z">
        <w:r w:rsidR="00DB0A2C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>ໃຫ້ລະບົບ</w:t>
        </w:r>
      </w:ins>
      <w:ins w:id="253" w:author="Bounleuth VONGMANY" w:date="2020-10-04T15:50:00Z">
        <w:r w:rsidR="008438B7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>ຮັບຮູ້</w:t>
        </w:r>
      </w:ins>
      <w:del w:id="254" w:author="Bounleuth VONGMANY" w:date="2020-10-04T15:47:00Z">
        <w:r w:rsidR="006F1109" w:rsidRPr="000B75BD" w:rsidDel="008438B7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delText xml:space="preserve">ໂດຍແບ່ງອອກເປັນສອງສ່ວນຮູບພາບແຕ່ລະຊະນິດລົດເປັນ </w:delText>
        </w:r>
        <w:r w:rsidR="006F1109" w:rsidRPr="00DB0A2C" w:rsidDel="008438B7">
          <w:rPr>
            <w:rFonts w:ascii="Times New Roman" w:eastAsia="Phetsarath OT" w:hAnsi="Times New Roman" w:cs="Times New Roman"/>
            <w:sz w:val="24"/>
            <w:szCs w:val="24"/>
            <w:lang w:val="en-US" w:bidi="lo-LA"/>
            <w:rPrChange w:id="255" w:author="Bounleuth VONGMANY" w:date="2020-10-04T15:43:00Z">
              <w:rPr>
                <w:rFonts w:ascii="Phetsarath OT" w:eastAsia="Phetsarath OT" w:hAnsi="Phetsarath OT" w:cs="Phetsarath OT"/>
                <w:sz w:val="24"/>
                <w:szCs w:val="24"/>
                <w:lang w:val="en-US" w:bidi="lo-LA"/>
              </w:rPr>
            </w:rPrChange>
          </w:rPr>
          <w:delText>80%</w:delText>
        </w:r>
        <w:r w:rsidR="006F1109" w:rsidRPr="000B75BD" w:rsidDel="008438B7">
          <w:rPr>
            <w:rFonts w:ascii="Phetsarath OT" w:eastAsia="Phetsarath OT" w:hAnsi="Phetsarath OT" w:cs="Phetsarath OT"/>
            <w:sz w:val="24"/>
            <w:szCs w:val="24"/>
            <w:lang w:val="en-US" w:bidi="lo-LA"/>
          </w:rPr>
          <w:delText xml:space="preserve"> </w:delText>
        </w:r>
        <w:r w:rsidR="006F1109" w:rsidRPr="000B75BD" w:rsidDel="008438B7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delText xml:space="preserve">ສໍາລັບການຝຶກ ແລະ </w:delText>
        </w:r>
        <w:r w:rsidR="006F1109" w:rsidRPr="00DB0A2C" w:rsidDel="008438B7">
          <w:rPr>
            <w:rFonts w:ascii="Times New Roman" w:eastAsia="Phetsarath OT" w:hAnsi="Times New Roman" w:cs="Times New Roman"/>
            <w:sz w:val="24"/>
            <w:szCs w:val="24"/>
            <w:lang w:val="en-US" w:bidi="lo-LA"/>
            <w:rPrChange w:id="256" w:author="Bounleuth VONGMANY" w:date="2020-10-04T15:43:00Z">
              <w:rPr>
                <w:rFonts w:ascii="Phetsarath OT" w:eastAsia="Phetsarath OT" w:hAnsi="Phetsarath OT" w:cs="Phetsarath OT"/>
                <w:sz w:val="24"/>
                <w:szCs w:val="24"/>
                <w:lang w:val="en-US" w:bidi="lo-LA"/>
              </w:rPr>
            </w:rPrChange>
          </w:rPr>
          <w:delText>20%</w:delText>
        </w:r>
        <w:r w:rsidR="006F1109" w:rsidRPr="000B75BD" w:rsidDel="008438B7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delText xml:space="preserve"> ສໍາລັບການທົດສອບ.</w:delText>
        </w:r>
      </w:del>
      <w:ins w:id="257" w:author="Bounleuth VONGMANY" w:date="2020-10-04T15:47:00Z">
        <w:r w:rsidR="008438B7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>.</w:t>
        </w:r>
      </w:ins>
      <w:r w:rsidR="006F1109"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 xml:space="preserve"> ຈ</w:t>
      </w:r>
      <w:ins w:id="258" w:author="Bounleuth VONGMANY" w:date="2020-10-04T15:47:00Z">
        <w:r w:rsidR="008438B7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>າ</w:t>
        </w:r>
      </w:ins>
      <w:del w:id="259" w:author="Bounleuth VONGMANY" w:date="2020-10-04T15:47:00Z">
        <w:r w:rsidR="006F1109" w:rsidRPr="000B75BD" w:rsidDel="008438B7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delText>ັ</w:delText>
        </w:r>
      </w:del>
      <w:r w:rsidR="006F1109"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ກນັ້ນ</w:t>
      </w:r>
      <w:ins w:id="260" w:author="Bounleuth VONGMANY" w:date="2020-10-04T15:48:00Z">
        <w:r w:rsidR="008438B7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>ຈິ່ງຊອກຫາ</w:t>
        </w:r>
      </w:ins>
      <w:del w:id="261" w:author="Bounleuth VONGMANY" w:date="2020-10-04T15:48:00Z">
        <w:r w:rsidR="006F1109" w:rsidRPr="000B75BD" w:rsidDel="008438B7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delText>ກ</w:delText>
        </w:r>
      </w:del>
      <w:del w:id="262" w:author="Bounleuth VONGMANY" w:date="2020-10-04T15:47:00Z">
        <w:r w:rsidR="006F1109" w:rsidRPr="000B75BD" w:rsidDel="008438B7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delText>າ</w:delText>
        </w:r>
      </w:del>
      <w:r w:rsidR="006F1109"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ຄ</w:t>
      </w:r>
      <w:ins w:id="263" w:author="Bounleuth VONGMANY" w:date="2020-10-04T15:48:00Z">
        <w:r w:rsidR="008438B7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>ຸ</w:t>
        </w:r>
      </w:ins>
      <w:del w:id="264" w:author="Bounleuth VONGMANY" w:date="2020-10-04T15:48:00Z">
        <w:r w:rsidR="006F1109" w:rsidRPr="000B75BD" w:rsidDel="008438B7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delText>ົ້</w:delText>
        </w:r>
      </w:del>
      <w:r w:rsidR="006F1109"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ນລັກສະ</w:t>
      </w:r>
      <w:ins w:id="265" w:author="Bounleuth VONGMANY" w:date="2020-10-04T15:49:00Z">
        <w:r w:rsidR="008438B7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>ນະ</w:t>
        </w:r>
      </w:ins>
      <w:ins w:id="266" w:author="Bounleuth VONGMANY" w:date="2020-10-04T15:48:00Z">
        <w:r w:rsidR="008438B7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>ຂອງລ</w:t>
        </w:r>
      </w:ins>
      <w:ins w:id="267" w:author="Bounleuth VONGMANY" w:date="2020-10-04T15:49:00Z">
        <w:r w:rsidR="008438B7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>ົດ</w:t>
        </w:r>
      </w:ins>
      <w:del w:id="268" w:author="Bounleuth VONGMANY" w:date="2020-10-04T15:49:00Z">
        <w:r w:rsidR="006F1109" w:rsidRPr="000B75BD" w:rsidDel="008438B7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delText>ນັ້ນ</w:delText>
        </w:r>
      </w:del>
      <w:r w:rsidR="006F1109"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 xml:space="preserve">ແລ້ວບັນທຶກເປັນສອງໄຟຣ </w:t>
      </w:r>
      <w:r w:rsidR="005B544E" w:rsidRPr="000B75BD">
        <w:rPr>
          <w:sz w:val="24"/>
          <w:szCs w:val="24"/>
        </w:rPr>
        <w:t xml:space="preserve"> </w:t>
      </w:r>
      <w:r w:rsidR="005B544E" w:rsidRPr="00DB0A2C">
        <w:rPr>
          <w:rFonts w:ascii="Times New Roman" w:eastAsia="Phetsarath OT" w:hAnsi="Times New Roman" w:cs="Times New Roman"/>
          <w:sz w:val="24"/>
          <w:szCs w:val="24"/>
          <w:lang w:val="en-US" w:bidi="lo-LA"/>
          <w:rPrChange w:id="269" w:author="Bounleuth VONGMANY" w:date="2020-10-04T15:43:00Z">
            <w:rPr>
              <w:rFonts w:ascii="Phetsarath OT" w:eastAsia="Phetsarath OT" w:hAnsi="Phetsarath OT" w:cs="Phetsarath OT"/>
              <w:sz w:val="24"/>
              <w:szCs w:val="24"/>
              <w:lang w:val="en-US" w:bidi="lo-LA"/>
            </w:rPr>
          </w:rPrChange>
        </w:rPr>
        <w:t>.weights</w:t>
      </w:r>
      <w:r w:rsidR="005B544E" w:rsidRPr="000B75BD">
        <w:rPr>
          <w:rFonts w:ascii="Phetsarath OT" w:eastAsia="Phetsarath OT" w:hAnsi="Phetsarath OT" w:cs="Phetsarath OT"/>
          <w:sz w:val="24"/>
          <w:szCs w:val="24"/>
          <w:lang w:val="en-US" w:bidi="lo-LA"/>
        </w:rPr>
        <w:t xml:space="preserve"> </w:t>
      </w:r>
      <w:r w:rsidR="005B544E"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 xml:space="preserve">ແລະ </w:t>
      </w:r>
      <w:r w:rsidR="005B544E" w:rsidRPr="00DB0A2C">
        <w:rPr>
          <w:rFonts w:ascii="Times New Roman" w:eastAsia="Phetsarath OT" w:hAnsi="Times New Roman" w:cs="Times New Roman"/>
          <w:sz w:val="24"/>
          <w:szCs w:val="24"/>
          <w:lang w:val="en-US" w:bidi="lo-LA"/>
          <w:rPrChange w:id="270" w:author="Bounleuth VONGMANY" w:date="2020-10-04T15:43:00Z">
            <w:rPr>
              <w:rFonts w:ascii="Phetsarath OT" w:eastAsia="Phetsarath OT" w:hAnsi="Phetsarath OT" w:cs="Phetsarath OT"/>
              <w:sz w:val="24"/>
              <w:szCs w:val="24"/>
              <w:lang w:val="en-US" w:bidi="lo-LA"/>
            </w:rPr>
          </w:rPrChange>
        </w:rPr>
        <w:t>.names</w:t>
      </w:r>
      <w:r w:rsidR="005B544E" w:rsidRPr="000B75BD">
        <w:rPr>
          <w:rFonts w:ascii="Phetsarath OT" w:eastAsia="Phetsarath OT" w:hAnsi="Phetsarath OT" w:cs="Phetsarath OT"/>
          <w:sz w:val="24"/>
          <w:szCs w:val="24"/>
          <w:lang w:val="en-US" w:bidi="lo-LA"/>
        </w:rPr>
        <w:t xml:space="preserve"> </w:t>
      </w:r>
    </w:p>
    <w:p w14:paraId="2A24AA40" w14:textId="19F15A58" w:rsidR="00433EAD" w:rsidRDefault="0028248C" w:rsidP="0055369A">
      <w:pPr>
        <w:pStyle w:val="ListParagraph"/>
        <w:ind w:left="0"/>
        <w:jc w:val="center"/>
        <w:rPr>
          <w:rFonts w:ascii="Phetsarath OT" w:eastAsia="Phetsarath OT" w:hAnsi="Phetsarath OT" w:cs="Phetsarath OT"/>
          <w:sz w:val="28"/>
          <w:szCs w:val="28"/>
          <w:lang w:val="en-US" w:bidi="lo-LA"/>
        </w:rPr>
      </w:pPr>
      <w:r>
        <w:rPr>
          <w:rFonts w:ascii="Phetsarath OT" w:eastAsia="Phetsarath OT" w:hAnsi="Phetsarath OT" w:cs="Phetsarath OT"/>
          <w:noProof/>
          <w:sz w:val="28"/>
          <w:szCs w:val="28"/>
          <w:lang w:val="en-US" w:bidi="lo-LA"/>
        </w:rPr>
        <w:drawing>
          <wp:inline distT="0" distB="0" distL="0" distR="0" wp14:anchorId="08083429" wp14:editId="2B5EF246">
            <wp:extent cx="1703070" cy="17145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0565" cy="1762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7315">
        <w:rPr>
          <w:rFonts w:ascii="Phetsarath OT" w:eastAsia="Phetsarath OT" w:hAnsi="Phetsarath OT" w:cs="Phetsarath OT"/>
          <w:noProof/>
          <w:sz w:val="28"/>
          <w:szCs w:val="28"/>
          <w:lang w:val="en-US" w:bidi="lo-LA"/>
        </w:rPr>
        <w:drawing>
          <wp:inline distT="0" distB="0" distL="0" distR="0" wp14:anchorId="76050B66" wp14:editId="21D478D4">
            <wp:extent cx="1647190" cy="17221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705090" cy="1782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7315">
        <w:rPr>
          <w:rFonts w:ascii="Phetsarath OT" w:eastAsia="Phetsarath OT" w:hAnsi="Phetsarath OT" w:cs="Phetsarath OT"/>
          <w:noProof/>
          <w:sz w:val="28"/>
          <w:szCs w:val="28"/>
          <w:lang w:val="en-US" w:bidi="lo-LA"/>
        </w:rPr>
        <w:drawing>
          <wp:inline distT="0" distB="0" distL="0" distR="0" wp14:anchorId="1CBC97ED" wp14:editId="709C7DD4">
            <wp:extent cx="1767840" cy="1710690"/>
            <wp:effectExtent l="0" t="0" r="381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9549" cy="1770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392F8" w14:textId="432E4832" w:rsidR="00667315" w:rsidRDefault="00667315" w:rsidP="0055369A">
      <w:pPr>
        <w:pStyle w:val="ListParagraph"/>
        <w:ind w:left="0"/>
        <w:jc w:val="center"/>
        <w:rPr>
          <w:ins w:id="271" w:author="Bounleuth VONGMANY" w:date="2020-10-04T15:51:00Z"/>
          <w:rFonts w:ascii="Phetsarath OT" w:eastAsia="Phetsarath OT" w:hAnsi="Phetsarath OT" w:cs="Phetsarath OT"/>
          <w:sz w:val="20"/>
          <w:szCs w:val="20"/>
          <w:lang w:bidi="lo-LA"/>
        </w:rPr>
      </w:pPr>
      <w:r w:rsidRPr="0055369A">
        <w:rPr>
          <w:rFonts w:ascii="Phetsarath OT" w:eastAsia="Phetsarath OT" w:hAnsi="Phetsarath OT" w:cs="Phetsarath OT" w:hint="cs"/>
          <w:sz w:val="20"/>
          <w:szCs w:val="20"/>
          <w:cs/>
          <w:lang w:bidi="lo-LA"/>
        </w:rPr>
        <w:t xml:space="preserve">ຮູບ </w:t>
      </w:r>
      <w:r w:rsidRPr="0055369A">
        <w:rPr>
          <w:rFonts w:ascii="Phetsarath OT" w:eastAsia="Phetsarath OT" w:hAnsi="Phetsarath OT" w:cs="Phetsarath OT"/>
          <w:sz w:val="20"/>
          <w:szCs w:val="20"/>
          <w:lang w:bidi="lo-LA"/>
        </w:rPr>
        <w:t>3</w:t>
      </w:r>
      <w:r w:rsidRPr="0055369A">
        <w:rPr>
          <w:rFonts w:ascii="Phetsarath OT" w:eastAsia="Phetsarath OT" w:hAnsi="Phetsarath OT" w:cs="Phetsarath OT" w:hint="cs"/>
          <w:sz w:val="20"/>
          <w:szCs w:val="20"/>
          <w:cs/>
          <w:lang w:bidi="lo-LA"/>
        </w:rPr>
        <w:t xml:space="preserve"> </w:t>
      </w:r>
      <w:r w:rsidRPr="0055369A">
        <w:rPr>
          <w:rFonts w:ascii="Phetsarath OT" w:eastAsia="Phetsarath OT" w:hAnsi="Phetsarath OT" w:cs="Phetsarath OT"/>
          <w:sz w:val="20"/>
          <w:szCs w:val="20"/>
          <w:cs/>
          <w:lang w:bidi="lo-LA"/>
        </w:rPr>
        <w:t>ຊຸດຂໍ້ມູນ</w:t>
      </w:r>
      <w:r w:rsidR="00EA328B" w:rsidRPr="0055369A">
        <w:rPr>
          <w:rFonts w:ascii="Phetsarath OT" w:eastAsia="Phetsarath OT" w:hAnsi="Phetsarath OT" w:cs="Phetsarath OT" w:hint="cs"/>
          <w:sz w:val="20"/>
          <w:szCs w:val="20"/>
          <w:cs/>
          <w:lang w:bidi="lo-LA"/>
        </w:rPr>
        <w:t>ຕົວຢ່າງ</w:t>
      </w:r>
    </w:p>
    <w:p w14:paraId="61948B2A" w14:textId="1AABC4C5" w:rsidR="00C67C59" w:rsidRDefault="00C67C59" w:rsidP="0055369A">
      <w:pPr>
        <w:pStyle w:val="ListParagraph"/>
        <w:ind w:left="0"/>
        <w:jc w:val="center"/>
        <w:rPr>
          <w:ins w:id="272" w:author="Bounleuth VONGMANY" w:date="2020-10-04T15:51:00Z"/>
          <w:rFonts w:ascii="Phetsarath OT" w:eastAsia="Phetsarath OT" w:hAnsi="Phetsarath OT" w:cs="Phetsarath OT"/>
          <w:sz w:val="20"/>
          <w:szCs w:val="20"/>
          <w:lang w:bidi="lo-LA"/>
        </w:rPr>
      </w:pPr>
    </w:p>
    <w:p w14:paraId="4AA86C5E" w14:textId="3A5231D5" w:rsidR="00C67C59" w:rsidRDefault="00C67C59" w:rsidP="0055369A">
      <w:pPr>
        <w:pStyle w:val="ListParagraph"/>
        <w:ind w:left="0"/>
        <w:jc w:val="center"/>
        <w:rPr>
          <w:ins w:id="273" w:author="Bounleuth VONGMANY" w:date="2020-10-04T15:51:00Z"/>
          <w:rFonts w:ascii="Phetsarath OT" w:eastAsia="Phetsarath OT" w:hAnsi="Phetsarath OT" w:cs="Phetsarath OT"/>
          <w:sz w:val="20"/>
          <w:szCs w:val="20"/>
          <w:lang w:bidi="lo-LA"/>
        </w:rPr>
      </w:pPr>
    </w:p>
    <w:p w14:paraId="4AED2F6F" w14:textId="23CDD66F" w:rsidR="00C67C59" w:rsidRPr="00022041" w:rsidDel="00C67C59" w:rsidRDefault="00022041" w:rsidP="0055369A">
      <w:pPr>
        <w:pStyle w:val="ListParagraph"/>
        <w:ind w:left="0"/>
        <w:jc w:val="center"/>
        <w:rPr>
          <w:del w:id="274" w:author="Bounleuth VONGMANY" w:date="2020-10-04T15:51:00Z"/>
          <w:rFonts w:ascii="Phetsarath OT" w:eastAsia="Phetsarath OT" w:hAnsi="Phetsarath OT" w:cs="Phetsarath OT"/>
          <w:b/>
          <w:bCs/>
          <w:sz w:val="28"/>
          <w:szCs w:val="28"/>
          <w:lang w:bidi="lo-LA"/>
          <w:rPrChange w:id="275" w:author="Bounleuth VONGMANY" w:date="2020-10-04T16:06:00Z">
            <w:rPr>
              <w:del w:id="276" w:author="Bounleuth VONGMANY" w:date="2020-10-04T15:51:00Z"/>
              <w:rFonts w:ascii="Phetsarath OT" w:eastAsia="Phetsarath OT" w:hAnsi="Phetsarath OT" w:cs="Phetsarath OT"/>
              <w:sz w:val="20"/>
              <w:szCs w:val="20"/>
              <w:lang w:bidi="lo-LA"/>
            </w:rPr>
          </w:rPrChange>
        </w:rPr>
      </w:pPr>
      <w:ins w:id="277" w:author="Bounleuth VONGMANY" w:date="2020-10-04T16:06:00Z">
        <w:r w:rsidRPr="00022041">
          <w:rPr>
            <w:rFonts w:ascii="Phetsarath OT" w:eastAsia="Phetsarath OT" w:hAnsi="Phetsarath OT" w:cs="Phetsarath OT" w:hint="cs"/>
            <w:b/>
            <w:bCs/>
            <w:sz w:val="28"/>
            <w:szCs w:val="28"/>
            <w:cs/>
            <w:lang w:bidi="lo-LA"/>
            <w:rPrChange w:id="278" w:author="Bounleuth VONGMANY" w:date="2020-10-04T16:06:00Z">
              <w:rPr>
                <w:rFonts w:ascii="Phetsarath OT" w:eastAsia="Phetsarath OT" w:hAnsi="Phetsarath OT" w:cs="Phetsarath OT" w:hint="cs"/>
                <w:sz w:val="20"/>
                <w:szCs w:val="20"/>
                <w:cs/>
                <w:lang w:bidi="lo-LA"/>
              </w:rPr>
            </w:rPrChange>
          </w:rPr>
          <w:t>ວິທີ</w:t>
        </w:r>
      </w:ins>
    </w:p>
    <w:p w14:paraId="1836D0CE" w14:textId="63A9E9E2" w:rsidR="000B75BD" w:rsidRPr="0055369A" w:rsidRDefault="005B544E" w:rsidP="0055369A">
      <w:pPr>
        <w:pStyle w:val="ListParagraph"/>
        <w:numPr>
          <w:ilvl w:val="1"/>
          <w:numId w:val="2"/>
        </w:numPr>
        <w:ind w:left="567" w:hanging="567"/>
        <w:rPr>
          <w:rFonts w:ascii="Phetsarath OT" w:eastAsia="Phetsarath OT" w:hAnsi="Phetsarath OT" w:cs="Phetsarath OT"/>
          <w:b/>
          <w:bCs/>
          <w:sz w:val="28"/>
          <w:szCs w:val="28"/>
          <w:lang w:bidi="lo-LA"/>
        </w:rPr>
      </w:pPr>
      <w:r w:rsidRPr="0055369A">
        <w:rPr>
          <w:rFonts w:ascii="Phetsarath OT" w:eastAsia="Phetsarath OT" w:hAnsi="Phetsarath OT" w:cs="Phetsarath OT" w:hint="cs"/>
          <w:b/>
          <w:bCs/>
          <w:sz w:val="28"/>
          <w:szCs w:val="28"/>
          <w:cs/>
          <w:lang w:bidi="lo-LA"/>
        </w:rPr>
        <w:t>ການ</w:t>
      </w:r>
      <w:del w:id="279" w:author="Bounleuth VONGMANY" w:date="2020-10-04T14:51:00Z">
        <w:r w:rsidRPr="0055369A" w:rsidDel="00A944E5">
          <w:rPr>
            <w:rFonts w:ascii="Phetsarath OT" w:eastAsia="Phetsarath OT" w:hAnsi="Phetsarath OT" w:cs="Phetsarath OT" w:hint="cs"/>
            <w:b/>
            <w:bCs/>
            <w:sz w:val="28"/>
            <w:szCs w:val="28"/>
            <w:cs/>
            <w:lang w:bidi="lo-LA"/>
          </w:rPr>
          <w:delText>ສ້າງ</w:delText>
        </w:r>
      </w:del>
      <w:ins w:id="280" w:author="Bounleuth VONGMANY" w:date="2020-10-04T14:51:00Z">
        <w:r w:rsidR="00A944E5">
          <w:rPr>
            <w:rFonts w:ascii="Phetsarath OT" w:eastAsia="Phetsarath OT" w:hAnsi="Phetsarath OT" w:cs="Phetsarath OT" w:hint="cs"/>
            <w:b/>
            <w:bCs/>
            <w:sz w:val="28"/>
            <w:szCs w:val="28"/>
            <w:cs/>
            <w:lang w:bidi="lo-LA"/>
          </w:rPr>
          <w:t>ພັດທະນາ</w:t>
        </w:r>
      </w:ins>
      <w:r w:rsidR="00684C0B" w:rsidRPr="0055369A">
        <w:rPr>
          <w:rFonts w:ascii="Phetsarath OT" w:eastAsia="Phetsarath OT" w:hAnsi="Phetsarath OT" w:cs="Phetsarath OT" w:hint="cs"/>
          <w:b/>
          <w:bCs/>
          <w:sz w:val="28"/>
          <w:szCs w:val="28"/>
          <w:cs/>
          <w:lang w:bidi="lo-LA"/>
        </w:rPr>
        <w:t>ແມ່ແບບ</w:t>
      </w:r>
      <w:r w:rsidR="00684C0B" w:rsidRPr="0055369A">
        <w:rPr>
          <w:rFonts w:ascii="Phetsarath OT" w:eastAsia="Phetsarath OT" w:hAnsi="Phetsarath OT" w:cs="Phetsarath OT"/>
          <w:b/>
          <w:bCs/>
          <w:sz w:val="28"/>
          <w:szCs w:val="28"/>
          <w:lang w:bidi="lo-LA"/>
        </w:rPr>
        <w:t xml:space="preserve"> </w:t>
      </w:r>
      <w:r w:rsidR="00684C0B" w:rsidRPr="00C67C59">
        <w:rPr>
          <w:rFonts w:ascii="Times New Roman" w:eastAsia="Phetsarath OT" w:hAnsi="Times New Roman" w:cs="Times New Roman"/>
          <w:b/>
          <w:bCs/>
          <w:sz w:val="28"/>
          <w:szCs w:val="28"/>
          <w:lang w:bidi="lo-LA"/>
          <w:rPrChange w:id="281" w:author="Bounleuth VONGMANY" w:date="2020-10-04T15:50:00Z">
            <w:rPr>
              <w:rFonts w:ascii="Phetsarath OT" w:eastAsia="Phetsarath OT" w:hAnsi="Phetsarath OT" w:cs="Phetsarath OT"/>
              <w:b/>
              <w:bCs/>
              <w:sz w:val="28"/>
              <w:szCs w:val="28"/>
              <w:lang w:bidi="lo-LA"/>
            </w:rPr>
          </w:rPrChange>
        </w:rPr>
        <w:t>(</w:t>
      </w:r>
      <w:del w:id="282" w:author="Bounleuth VONGMANY" w:date="2020-10-04T15:50:00Z">
        <w:r w:rsidR="0069046C" w:rsidRPr="00C67C59" w:rsidDel="00C67C59">
          <w:rPr>
            <w:rFonts w:ascii="Times New Roman" w:eastAsia="Phetsarath OT" w:hAnsi="Times New Roman" w:cs="Times New Roman"/>
            <w:b/>
            <w:bCs/>
            <w:sz w:val="28"/>
            <w:szCs w:val="28"/>
            <w:lang w:bidi="lo-LA"/>
            <w:rPrChange w:id="283" w:author="Bounleuth VONGMANY" w:date="2020-10-04T15:50:00Z">
              <w:rPr>
                <w:rFonts w:ascii="Phetsarath OT" w:eastAsia="Phetsarath OT" w:hAnsi="Phetsarath OT" w:cs="Phetsarath OT"/>
                <w:b/>
                <w:bCs/>
                <w:sz w:val="28"/>
                <w:szCs w:val="28"/>
                <w:lang w:bidi="lo-LA"/>
              </w:rPr>
            </w:rPrChange>
          </w:rPr>
          <w:delText>model</w:delText>
        </w:r>
      </w:del>
      <w:ins w:id="284" w:author="Bounleuth VONGMANY" w:date="2020-10-04T15:50:00Z">
        <w:r w:rsidR="00C67C59" w:rsidRPr="00C67C59">
          <w:rPr>
            <w:rFonts w:ascii="Times New Roman" w:eastAsia="Phetsarath OT" w:hAnsi="Times New Roman" w:cs="Times New Roman"/>
            <w:b/>
            <w:bCs/>
            <w:sz w:val="28"/>
            <w:szCs w:val="28"/>
            <w:lang w:bidi="lo-LA"/>
            <w:rPrChange w:id="285" w:author="Bounleuth VONGMANY" w:date="2020-10-04T15:50:00Z">
              <w:rPr>
                <w:rFonts w:ascii="Phetsarath OT" w:eastAsia="Phetsarath OT" w:hAnsi="Phetsarath OT" w:cs="Phetsarath OT"/>
                <w:b/>
                <w:bCs/>
                <w:sz w:val="28"/>
                <w:szCs w:val="28"/>
                <w:lang w:bidi="lo-LA"/>
              </w:rPr>
            </w:rPrChange>
          </w:rPr>
          <w:t>Model</w:t>
        </w:r>
      </w:ins>
      <w:r w:rsidR="00684C0B" w:rsidRPr="00C67C59">
        <w:rPr>
          <w:rFonts w:ascii="Times New Roman" w:eastAsia="Phetsarath OT" w:hAnsi="Times New Roman" w:cs="Times New Roman"/>
          <w:b/>
          <w:bCs/>
          <w:sz w:val="28"/>
          <w:szCs w:val="28"/>
          <w:lang w:bidi="lo-LA"/>
          <w:rPrChange w:id="286" w:author="Bounleuth VONGMANY" w:date="2020-10-04T15:50:00Z">
            <w:rPr>
              <w:rFonts w:ascii="Phetsarath OT" w:eastAsia="Phetsarath OT" w:hAnsi="Phetsarath OT" w:cs="Phetsarath OT"/>
              <w:b/>
              <w:bCs/>
              <w:sz w:val="28"/>
              <w:szCs w:val="28"/>
              <w:lang w:bidi="lo-LA"/>
            </w:rPr>
          </w:rPrChange>
        </w:rPr>
        <w:t>)</w:t>
      </w:r>
      <w:r w:rsidR="0069046C" w:rsidRPr="0055369A">
        <w:rPr>
          <w:rFonts w:ascii="Phetsarath OT" w:eastAsia="Phetsarath OT" w:hAnsi="Phetsarath OT" w:cs="Phetsarath OT"/>
          <w:b/>
          <w:bCs/>
          <w:sz w:val="28"/>
          <w:szCs w:val="28"/>
          <w:lang w:bidi="lo-LA"/>
        </w:rPr>
        <w:t xml:space="preserve"> </w:t>
      </w:r>
      <w:del w:id="287" w:author="Bounleuth VONGMANY" w:date="2020-10-04T14:50:00Z">
        <w:r w:rsidR="0069046C" w:rsidRPr="0055369A" w:rsidDel="00A944E5">
          <w:rPr>
            <w:rFonts w:ascii="Phetsarath OT" w:eastAsia="Phetsarath OT" w:hAnsi="Phetsarath OT" w:cs="Phetsarath OT" w:hint="cs"/>
            <w:b/>
            <w:bCs/>
            <w:sz w:val="28"/>
            <w:szCs w:val="28"/>
            <w:cs/>
            <w:lang w:bidi="lo-LA"/>
          </w:rPr>
          <w:delText>ເພຶ່ອ</w:delText>
        </w:r>
      </w:del>
      <w:ins w:id="288" w:author="Bounleuth VONGMANY" w:date="2020-10-04T14:50:00Z">
        <w:r w:rsidR="00A944E5">
          <w:rPr>
            <w:rFonts w:ascii="Phetsarath OT" w:eastAsia="Phetsarath OT" w:hAnsi="Phetsarath OT" w:cs="Phetsarath OT" w:hint="cs"/>
            <w:b/>
            <w:bCs/>
            <w:sz w:val="28"/>
            <w:szCs w:val="28"/>
            <w:cs/>
            <w:lang w:bidi="lo-LA"/>
          </w:rPr>
          <w:t>ເພື່ອ</w:t>
        </w:r>
      </w:ins>
      <w:r w:rsidR="0069046C" w:rsidRPr="0055369A">
        <w:rPr>
          <w:rFonts w:ascii="Phetsarath OT" w:eastAsia="Phetsarath OT" w:hAnsi="Phetsarath OT" w:cs="Phetsarath OT" w:hint="cs"/>
          <w:b/>
          <w:bCs/>
          <w:sz w:val="28"/>
          <w:szCs w:val="28"/>
          <w:cs/>
          <w:lang w:bidi="lo-LA"/>
        </w:rPr>
        <w:t>ເອົາຂໍ້ມູນຂອງລົດໄປ</w:t>
      </w:r>
      <w:del w:id="289" w:author="Bounleuth VONGMANY" w:date="2020-10-04T16:07:00Z">
        <w:r w:rsidR="0069046C" w:rsidRPr="0055369A" w:rsidDel="00022041">
          <w:rPr>
            <w:rFonts w:ascii="Phetsarath OT" w:eastAsia="Phetsarath OT" w:hAnsi="Phetsarath OT" w:cs="Phetsarath OT" w:hint="cs"/>
            <w:b/>
            <w:bCs/>
            <w:sz w:val="28"/>
            <w:szCs w:val="28"/>
            <w:cs/>
            <w:lang w:bidi="lo-LA"/>
          </w:rPr>
          <w:delText>ຝຶກ</w:delText>
        </w:r>
      </w:del>
      <w:r w:rsidR="0069046C" w:rsidRPr="0055369A">
        <w:rPr>
          <w:rFonts w:ascii="Phetsarath OT" w:eastAsia="Phetsarath OT" w:hAnsi="Phetsarath OT" w:cs="Phetsarath OT" w:hint="cs"/>
          <w:b/>
          <w:bCs/>
          <w:sz w:val="28"/>
          <w:szCs w:val="28"/>
          <w:cs/>
          <w:lang w:bidi="lo-LA"/>
        </w:rPr>
        <w:t>ສອນໃຫ້ລະບົບຮັບຮູ້</w:t>
      </w:r>
    </w:p>
    <w:p w14:paraId="70E9986C" w14:textId="19B87898" w:rsidR="0069046C" w:rsidRPr="000B75BD" w:rsidRDefault="0069046C" w:rsidP="0055369A">
      <w:pPr>
        <w:ind w:firstLine="567"/>
        <w:jc w:val="thaiDistribute"/>
        <w:rPr>
          <w:rFonts w:ascii="Phetsarath OT" w:eastAsia="Phetsarath OT" w:hAnsi="Phetsarath OT" w:cs="Phetsarath OT"/>
          <w:b/>
          <w:bCs/>
          <w:sz w:val="28"/>
          <w:szCs w:val="28"/>
          <w:lang w:val="en-US"/>
        </w:rPr>
      </w:pPr>
      <w:r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lastRenderedPageBreak/>
        <w:t xml:space="preserve">ເປັນການເອົາຊຸດຂໍ້ມູນທັງໝົດຂອງລົດໄປເຂົ້າລະບົບດວ້ຍການນໍາໃຊ້ຫຼັກການຂອງ </w:t>
      </w:r>
      <w:r w:rsidRPr="00E85144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CNN – YOLO</w:t>
      </w:r>
      <w:r w:rsidRPr="000B75BD">
        <w:rPr>
          <w:rFonts w:ascii="Phetsarath OT" w:eastAsia="Phetsarath OT" w:hAnsi="Phetsarath OT" w:cs="Phetsarath OT"/>
          <w:sz w:val="24"/>
          <w:szCs w:val="24"/>
          <w:lang w:val="en-US" w:bidi="lo-LA"/>
        </w:rPr>
        <w:t xml:space="preserve"> </w:t>
      </w:r>
      <w:r w:rsidR="000D1A53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ເພື່ອ</w:t>
      </w:r>
      <w:r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ສະກັດເອົາຄຸນ</w:t>
      </w:r>
      <w:r w:rsidR="00433A13"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ລັກ</w:t>
      </w:r>
      <w:r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ສະ</w:t>
      </w:r>
      <w:r w:rsidR="00433A13"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ນະຂອງ</w:t>
      </w:r>
      <w:r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ຮູບພາບລົດ</w:t>
      </w:r>
      <w:r w:rsidR="00433A13"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ແຕ່ລະປະເພດ</w:t>
      </w:r>
      <w:r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ແລ້ວເອົາໄປເກັບໃວ້ເປັນ</w:t>
      </w:r>
      <w:r w:rsidR="00433A13"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 xml:space="preserve"> </w:t>
      </w:r>
      <w:r w:rsidR="00915363"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 xml:space="preserve">ໄຟຣ </w:t>
      </w:r>
      <w:r w:rsidR="00684C0B"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ແມ່ແບບ</w:t>
      </w:r>
      <w:r w:rsidR="00684C0B" w:rsidRPr="000B75BD">
        <w:rPr>
          <w:rFonts w:ascii="Phetsarath OT" w:eastAsia="Phetsarath OT" w:hAnsi="Phetsarath OT" w:cs="Phetsarath OT"/>
          <w:sz w:val="24"/>
          <w:szCs w:val="24"/>
          <w:lang w:val="en-US" w:bidi="lo-LA"/>
        </w:rPr>
        <w:t xml:space="preserve"> </w:t>
      </w:r>
      <w:r w:rsidR="00684C0B" w:rsidRPr="00C67C59">
        <w:rPr>
          <w:rFonts w:ascii="Times New Roman" w:eastAsia="Phetsarath OT" w:hAnsi="Times New Roman" w:cs="Times New Roman"/>
          <w:sz w:val="24"/>
          <w:szCs w:val="24"/>
          <w:lang w:val="en-US" w:bidi="lo-LA"/>
          <w:rPrChange w:id="290" w:author="Bounleuth VONGMANY" w:date="2020-10-04T15:53:00Z">
            <w:rPr>
              <w:rFonts w:ascii="Phetsarath OT" w:eastAsia="Phetsarath OT" w:hAnsi="Phetsarath OT" w:cs="Phetsarath OT"/>
              <w:sz w:val="24"/>
              <w:szCs w:val="24"/>
              <w:lang w:val="en-US" w:bidi="lo-LA"/>
            </w:rPr>
          </w:rPrChange>
        </w:rPr>
        <w:t>(</w:t>
      </w:r>
      <w:del w:id="291" w:author="Bounleuth VONGMANY" w:date="2020-10-04T15:53:00Z">
        <w:r w:rsidR="00433A13" w:rsidRPr="00C67C59" w:rsidDel="00C67C59">
          <w:rPr>
            <w:rFonts w:ascii="Times New Roman" w:eastAsia="Phetsarath OT" w:hAnsi="Times New Roman" w:cs="Times New Roman"/>
            <w:sz w:val="24"/>
            <w:szCs w:val="24"/>
            <w:lang w:val="en-US" w:bidi="lo-LA"/>
            <w:rPrChange w:id="292" w:author="Bounleuth VONGMANY" w:date="2020-10-04T15:53:00Z">
              <w:rPr>
                <w:rFonts w:ascii="Phetsarath OT" w:eastAsia="Phetsarath OT" w:hAnsi="Phetsarath OT" w:cs="Phetsarath OT"/>
                <w:sz w:val="24"/>
                <w:szCs w:val="24"/>
                <w:lang w:val="en-US" w:bidi="lo-LA"/>
              </w:rPr>
            </w:rPrChange>
          </w:rPr>
          <w:delText>model</w:delText>
        </w:r>
      </w:del>
      <w:ins w:id="293" w:author="Bounleuth VONGMANY" w:date="2020-10-04T15:53:00Z">
        <w:r w:rsidR="00C67C59" w:rsidRPr="00C67C59">
          <w:rPr>
            <w:rFonts w:ascii="Times New Roman" w:eastAsia="Phetsarath OT" w:hAnsi="Times New Roman" w:cs="Times New Roman"/>
            <w:sz w:val="24"/>
            <w:szCs w:val="24"/>
            <w:lang w:val="en-US" w:bidi="lo-LA"/>
            <w:rPrChange w:id="294" w:author="Bounleuth VONGMANY" w:date="2020-10-04T15:53:00Z">
              <w:rPr>
                <w:rFonts w:ascii="Phetsarath OT" w:eastAsia="Phetsarath OT" w:hAnsi="Phetsarath OT" w:cs="Phetsarath OT"/>
                <w:sz w:val="24"/>
                <w:szCs w:val="24"/>
                <w:lang w:val="en-US" w:bidi="lo-LA"/>
              </w:rPr>
            </w:rPrChange>
          </w:rPr>
          <w:t>Model</w:t>
        </w:r>
      </w:ins>
      <w:r w:rsidR="00684C0B" w:rsidRPr="00C67C59">
        <w:rPr>
          <w:rFonts w:ascii="Times New Roman" w:eastAsia="Phetsarath OT" w:hAnsi="Times New Roman" w:cs="Times New Roman"/>
          <w:sz w:val="24"/>
          <w:szCs w:val="24"/>
          <w:lang w:val="en-US" w:bidi="lo-LA"/>
          <w:rPrChange w:id="295" w:author="Bounleuth VONGMANY" w:date="2020-10-04T15:53:00Z">
            <w:rPr>
              <w:rFonts w:ascii="Phetsarath OT" w:eastAsia="Phetsarath OT" w:hAnsi="Phetsarath OT" w:cs="Phetsarath OT"/>
              <w:sz w:val="24"/>
              <w:szCs w:val="24"/>
              <w:lang w:val="en-US" w:bidi="lo-LA"/>
            </w:rPr>
          </w:rPrChange>
        </w:rPr>
        <w:t>)</w:t>
      </w:r>
      <w:r w:rsidR="008060D6" w:rsidRPr="000B75BD">
        <w:rPr>
          <w:rFonts w:ascii="Phetsarath OT" w:eastAsia="Phetsarath OT" w:hAnsi="Phetsarath OT" w:cs="Phetsarath OT"/>
          <w:sz w:val="24"/>
          <w:szCs w:val="24"/>
          <w:lang w:val="en-US" w:bidi="lo-LA"/>
        </w:rPr>
        <w:t xml:space="preserve"> </w:t>
      </w:r>
      <w:r w:rsidR="000D1A53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ເພື່ອ</w:t>
      </w:r>
      <w:r w:rsidR="008060D6"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ຈະນໍາໄປປຽບທຽບກັບຂໍ້ມູນຈາກກ້ອງ</w:t>
      </w:r>
      <w:del w:id="296" w:author="Bounleuth VONGMANY" w:date="2020-10-04T14:53:00Z">
        <w:r w:rsidR="00CB7640" w:rsidRPr="000B75BD" w:rsidDel="00A944E5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delText>ວີດີໂອ</w:delText>
        </w:r>
      </w:del>
      <w:ins w:id="297" w:author="Bounleuth VONGMANY" w:date="2020-10-04T14:53:00Z">
        <w:r w:rsidR="00A944E5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>ວິດີໂອ</w:t>
        </w:r>
      </w:ins>
      <w:r w:rsidR="00CB7640"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ທີ່ໄດ້ຮັບ</w:t>
      </w:r>
      <w:r w:rsidR="00FE2CA3" w:rsidRPr="000B75BD">
        <w:rPr>
          <w:rFonts w:ascii="Phetsarath OT" w:eastAsia="Phetsarath OT" w:hAnsi="Phetsarath OT" w:cs="Phetsarath OT"/>
          <w:sz w:val="24"/>
          <w:szCs w:val="24"/>
          <w:lang w:val="en-US" w:bidi="lo-LA"/>
        </w:rPr>
        <w:t xml:space="preserve"> </w:t>
      </w:r>
      <w:r w:rsidR="00FE2CA3"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ເຊ</w:t>
      </w:r>
      <w:ins w:id="298" w:author="Bounleuth VONGMANY" w:date="2020-10-04T15:53:00Z">
        <w:r w:rsidR="00C67C59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>ິ່ງ</w:t>
        </w:r>
      </w:ins>
      <w:del w:id="299" w:author="Bounleuth VONGMANY" w:date="2020-10-04T15:53:00Z">
        <w:r w:rsidR="00FE2CA3" w:rsidRPr="000B75BD" w:rsidDel="00C67C59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delText>ັ່ນ</w:delText>
        </w:r>
      </w:del>
      <w:r w:rsidR="00FE2CA3"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ຂັັ້ນຕອນ</w:t>
      </w:r>
      <w:ins w:id="300" w:author="Bounleuth VONGMANY" w:date="2020-10-04T15:53:00Z">
        <w:r w:rsidR="00C67C59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>ການເຮັດວຽກ</w:t>
        </w:r>
      </w:ins>
      <w:ins w:id="301" w:author="Bounleuth VONGMANY" w:date="2020-10-04T15:54:00Z">
        <w:r w:rsidR="00C67C59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>ຂອງລະບົບ</w:t>
        </w:r>
      </w:ins>
      <w:r w:rsidR="00FE2CA3"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ມີດັ່ງລຸ່ມນິີ້.</w:t>
      </w:r>
    </w:p>
    <w:p w14:paraId="3833716E" w14:textId="77777777" w:rsidR="00183C40" w:rsidRPr="0055369A" w:rsidRDefault="00183C40" w:rsidP="0055369A">
      <w:pPr>
        <w:pStyle w:val="ListParagraph"/>
        <w:ind w:left="0"/>
        <w:jc w:val="center"/>
        <w:rPr>
          <w:rFonts w:ascii="Phetsarath OT" w:eastAsia="Phetsarath OT" w:hAnsi="Phetsarath OT" w:cs="Phetsarath OT"/>
          <w:sz w:val="20"/>
          <w:szCs w:val="20"/>
          <w:lang w:bidi="lo-LA"/>
        </w:rPr>
      </w:pPr>
      <w:r w:rsidRPr="0055369A">
        <w:rPr>
          <w:rFonts w:ascii="Phetsarath OT" w:eastAsia="Phetsarath OT" w:hAnsi="Phetsarath OT" w:cs="Phetsarath OT"/>
          <w:noProof/>
          <w:sz w:val="20"/>
          <w:szCs w:val="20"/>
          <w:lang w:bidi="lo-LA"/>
        </w:rPr>
        <w:drawing>
          <wp:inline distT="0" distB="0" distL="0" distR="0" wp14:anchorId="377ED873" wp14:editId="18428800">
            <wp:extent cx="5731510" cy="2162810"/>
            <wp:effectExtent l="0" t="0" r="254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3570A" w14:textId="5917891B" w:rsidR="00183C40" w:rsidRPr="0055369A" w:rsidRDefault="00183C40" w:rsidP="0055369A">
      <w:pPr>
        <w:pStyle w:val="ListParagraph"/>
        <w:ind w:left="0"/>
        <w:jc w:val="center"/>
        <w:rPr>
          <w:rFonts w:ascii="Phetsarath OT" w:eastAsia="Phetsarath OT" w:hAnsi="Phetsarath OT" w:cs="Phetsarath OT"/>
          <w:sz w:val="20"/>
          <w:szCs w:val="20"/>
          <w:cs/>
          <w:lang w:bidi="lo-LA"/>
        </w:rPr>
      </w:pPr>
      <w:r w:rsidRPr="0055369A">
        <w:rPr>
          <w:rFonts w:ascii="Phetsarath OT" w:eastAsia="Phetsarath OT" w:hAnsi="Phetsarath OT" w:cs="Phetsarath OT" w:hint="cs"/>
          <w:sz w:val="20"/>
          <w:szCs w:val="20"/>
          <w:cs/>
          <w:lang w:bidi="lo-LA"/>
        </w:rPr>
        <w:t xml:space="preserve">ຮູບ </w:t>
      </w:r>
      <w:r w:rsidRPr="0055369A">
        <w:rPr>
          <w:rFonts w:ascii="Phetsarath OT" w:eastAsia="Phetsarath OT" w:hAnsi="Phetsarath OT" w:cs="Phetsarath OT"/>
          <w:sz w:val="20"/>
          <w:szCs w:val="20"/>
          <w:lang w:bidi="lo-LA"/>
        </w:rPr>
        <w:t xml:space="preserve">4 </w:t>
      </w:r>
      <w:r w:rsidRPr="0055369A">
        <w:rPr>
          <w:rFonts w:ascii="Phetsarath OT" w:eastAsia="Phetsarath OT" w:hAnsi="Phetsarath OT" w:cs="Phetsarath OT" w:hint="cs"/>
          <w:sz w:val="20"/>
          <w:szCs w:val="20"/>
          <w:cs/>
          <w:lang w:bidi="lo-LA"/>
        </w:rPr>
        <w:t>ຂັ້ນຕອນວິທີການຝຶກ</w:t>
      </w:r>
      <w:ins w:id="302" w:author="Bounleuth VONGMANY" w:date="2020-10-04T15:54:00Z">
        <w:r w:rsidR="00C67C59">
          <w:rPr>
            <w:rFonts w:ascii="Phetsarath OT" w:eastAsia="Phetsarath OT" w:hAnsi="Phetsarath OT" w:cs="Phetsarath OT" w:hint="cs"/>
            <w:sz w:val="20"/>
            <w:szCs w:val="20"/>
            <w:cs/>
            <w:lang w:bidi="lo-LA"/>
          </w:rPr>
          <w:t>ໃຫ້ລະບົບຮັບຮູ້</w:t>
        </w:r>
      </w:ins>
    </w:p>
    <w:p w14:paraId="4FA641B4" w14:textId="4F45712F" w:rsidR="00183C40" w:rsidRPr="000B75BD" w:rsidRDefault="00183C40" w:rsidP="000B75BD">
      <w:pPr>
        <w:rPr>
          <w:rFonts w:ascii="Phetsarath OT" w:eastAsia="Phetsarath OT" w:hAnsi="Phetsarath OT" w:cs="Phetsarath OT"/>
          <w:sz w:val="24"/>
          <w:szCs w:val="24"/>
          <w:lang w:val="en-US" w:bidi="lo-LA"/>
        </w:rPr>
      </w:pPr>
      <w:r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ອະທ</w:t>
      </w:r>
      <w:ins w:id="303" w:author="Bounleuth VONGMANY" w:date="2020-10-04T15:55:00Z">
        <w:r w:rsidR="003E54EE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>ິ</w:t>
        </w:r>
      </w:ins>
      <w:del w:id="304" w:author="Bounleuth VONGMANY" w:date="2020-10-04T15:55:00Z">
        <w:r w:rsidRPr="000B75BD" w:rsidDel="003E54EE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delText>ີ</w:delText>
        </w:r>
      </w:del>
      <w:r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ບາຍຄວາມໝາຍແຕ່ລະຂັ້ນຕ</w:t>
      </w:r>
      <w:del w:id="305" w:author="Bounleuth VONGMANY" w:date="2020-10-04T15:55:00Z">
        <w:r w:rsidRPr="000B75BD" w:rsidDel="00C67C59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delText>້</w:delText>
        </w:r>
      </w:del>
      <w:r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ອນວິທີການຝຶກ</w:t>
      </w:r>
      <w:ins w:id="306" w:author="Bounleuth VONGMANY" w:date="2020-10-04T15:55:00Z">
        <w:r w:rsidR="003E54EE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>ໃຫ້ລະບົບຮັບຮູ້</w:t>
        </w:r>
      </w:ins>
    </w:p>
    <w:p w14:paraId="2CF34BE1" w14:textId="3613F24A" w:rsidR="00FE2CA3" w:rsidRDefault="00FE2CA3" w:rsidP="00FE2CA3">
      <w:pPr>
        <w:pStyle w:val="ListParagraph"/>
        <w:numPr>
          <w:ilvl w:val="0"/>
          <w:numId w:val="3"/>
        </w:numPr>
        <w:rPr>
          <w:rFonts w:ascii="Phetsarath OT" w:eastAsia="Phetsarath OT" w:hAnsi="Phetsarath OT" w:cs="Phetsarath OT"/>
          <w:sz w:val="24"/>
          <w:szCs w:val="24"/>
          <w:lang w:val="en-US" w:bidi="lo-LA"/>
        </w:rPr>
      </w:pPr>
      <w:r w:rsidRPr="003E54EE">
        <w:rPr>
          <w:rFonts w:ascii="Times New Roman" w:eastAsia="Phetsarath OT" w:hAnsi="Times New Roman" w:cs="Times New Roman"/>
          <w:sz w:val="24"/>
          <w:szCs w:val="24"/>
          <w:lang w:val="en-US" w:bidi="lo-LA"/>
          <w:rPrChange w:id="307" w:author="Bounleuth VONGMANY" w:date="2020-10-04T15:55:00Z">
            <w:rPr>
              <w:rFonts w:ascii="Phetsarath OT" w:eastAsia="Phetsarath OT" w:hAnsi="Phetsarath OT" w:cs="Phetsarath OT"/>
              <w:sz w:val="24"/>
              <w:szCs w:val="24"/>
              <w:lang w:val="en-US" w:bidi="lo-LA"/>
            </w:rPr>
          </w:rPrChange>
        </w:rPr>
        <w:t>Input</w:t>
      </w:r>
      <w:r>
        <w:rPr>
          <w:rFonts w:ascii="Phetsarath OT" w:eastAsia="Phetsarath OT" w:hAnsi="Phetsarath OT" w:cs="Phetsarath OT"/>
          <w:sz w:val="24"/>
          <w:szCs w:val="24"/>
          <w:lang w:val="en-US" w:bidi="lo-LA"/>
        </w:rPr>
        <w:t xml:space="preserve"> </w:t>
      </w:r>
      <w:r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ໝາຍເຖ</w:t>
      </w:r>
      <w:ins w:id="308" w:author="Bounleuth VONGMANY" w:date="2020-10-04T15:55:00Z">
        <w:r w:rsidR="003E54EE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>ິ</w:t>
        </w:r>
      </w:ins>
      <w:del w:id="309" w:author="Bounleuth VONGMANY" w:date="2020-10-04T15:55:00Z">
        <w:r w:rsidDel="003E54EE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delText>ີ</w:delText>
        </w:r>
      </w:del>
      <w:r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ງການສົ່ງຮູບພາບເຂົ້າໄປໃນລະບົບ</w:t>
      </w:r>
      <w:r w:rsidR="000D1A53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ເພື່ອ</w:t>
      </w:r>
      <w:del w:id="310" w:author="Bounleuth VONGMANY" w:date="2020-10-04T14:51:00Z">
        <w:r w:rsidDel="00A944E5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delText>ສ້າງ</w:delText>
        </w:r>
      </w:del>
      <w:ins w:id="311" w:author="Bounleuth VONGMANY" w:date="2020-10-04T14:51:00Z">
        <w:r w:rsidR="00A944E5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>ພັດທະນາ</w:t>
        </w:r>
      </w:ins>
      <w:r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ຮູບແບບ</w:t>
      </w:r>
    </w:p>
    <w:p w14:paraId="55A71A62" w14:textId="1857892E" w:rsidR="00FE2CA3" w:rsidRPr="008A41CE" w:rsidRDefault="00FE2CA3" w:rsidP="00FE2CA3">
      <w:pPr>
        <w:pStyle w:val="ListParagraph"/>
        <w:numPr>
          <w:ilvl w:val="0"/>
          <w:numId w:val="3"/>
        </w:numPr>
        <w:rPr>
          <w:rFonts w:ascii="Phetsarath OT" w:eastAsia="Phetsarath OT" w:hAnsi="Phetsarath OT" w:cs="Phetsarath OT"/>
          <w:sz w:val="24"/>
          <w:szCs w:val="24"/>
          <w:lang w:val="en-US" w:bidi="lo-LA"/>
        </w:rPr>
      </w:pPr>
      <w:r w:rsidRPr="003E54EE">
        <w:rPr>
          <w:rFonts w:ascii="Times New Roman" w:eastAsia="Phetsarath OT" w:hAnsi="Times New Roman" w:cs="Times New Roman"/>
          <w:sz w:val="24"/>
          <w:szCs w:val="24"/>
          <w:lang w:val="en-US" w:bidi="lo-LA"/>
          <w:rPrChange w:id="312" w:author="Bounleuth VONGMANY" w:date="2020-10-04T15:55:00Z">
            <w:rPr>
              <w:rFonts w:ascii="Phetsarath OT" w:eastAsia="Phetsarath OT" w:hAnsi="Phetsarath OT" w:cs="Phetsarath OT"/>
              <w:sz w:val="24"/>
              <w:szCs w:val="24"/>
              <w:lang w:val="en-US" w:bidi="lo-LA"/>
            </w:rPr>
          </w:rPrChange>
        </w:rPr>
        <w:t>Convolutions</w:t>
      </w:r>
      <w:r w:rsidRPr="00FE2CA3">
        <w:rPr>
          <w:rFonts w:ascii="Phetsarath OT" w:eastAsia="Phetsarath OT" w:hAnsi="Phetsarath OT" w:cs="Phetsarath OT" w:hint="eastAsia"/>
          <w:sz w:val="24"/>
          <w:szCs w:val="24"/>
          <w:cs/>
          <w:lang w:val="en-US" w:bidi="lo-LA"/>
        </w:rPr>
        <w:t xml:space="preserve"> ເປັນຂັ້ນຕອນທໍາອິດສໍາລັບການແຍກຄຸນລັກສະນະຂອງຮູບພາບທີ່ </w:t>
      </w:r>
      <w:r w:rsidRPr="00E85144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Input</w:t>
      </w:r>
      <w:r w:rsidRPr="00FE2CA3">
        <w:rPr>
          <w:rFonts w:ascii="Phetsarath OT" w:eastAsia="Phetsarath OT" w:hAnsi="Phetsarath OT" w:cs="Phetsarath OT" w:hint="eastAsia"/>
          <w:sz w:val="24"/>
          <w:szCs w:val="24"/>
          <w:lang w:val="en-US" w:bidi="lo-LA"/>
        </w:rPr>
        <w:t xml:space="preserve"> </w:t>
      </w:r>
      <w:r w:rsidRPr="00FE2CA3">
        <w:rPr>
          <w:rFonts w:ascii="Phetsarath OT" w:eastAsia="Phetsarath OT" w:hAnsi="Phetsarath OT" w:cs="Phetsarath OT" w:hint="eastAsia"/>
          <w:sz w:val="24"/>
          <w:szCs w:val="24"/>
          <w:cs/>
          <w:lang w:val="en-US" w:bidi="lo-LA"/>
        </w:rPr>
        <w:t xml:space="preserve">ແລະ ຮັກສາຄວາມສໍາພັນລະຫວ່າງ </w:t>
      </w:r>
      <w:r w:rsidRPr="003E54EE">
        <w:rPr>
          <w:rFonts w:ascii="Times New Roman" w:eastAsia="Phetsarath OT" w:hAnsi="Times New Roman" w:cs="Times New Roman"/>
          <w:sz w:val="24"/>
          <w:szCs w:val="24"/>
          <w:lang w:val="en-US" w:bidi="lo-LA"/>
          <w:rPrChange w:id="313" w:author="Bounleuth VONGMANY" w:date="2020-10-04T15:55:00Z">
            <w:rPr>
              <w:rFonts w:ascii="Phetsarath OT" w:eastAsia="Phetsarath OT" w:hAnsi="Phetsarath OT" w:cs="Phetsarath OT"/>
              <w:sz w:val="24"/>
              <w:szCs w:val="24"/>
              <w:lang w:val="en-US" w:bidi="lo-LA"/>
            </w:rPr>
          </w:rPrChange>
        </w:rPr>
        <w:t>Pixels</w:t>
      </w:r>
      <w:r w:rsidRPr="00FE2CA3">
        <w:rPr>
          <w:rFonts w:ascii="Phetsarath OT" w:eastAsia="Phetsarath OT" w:hAnsi="Phetsarath OT" w:cs="Phetsarath OT" w:hint="eastAsia"/>
          <w:sz w:val="24"/>
          <w:szCs w:val="24"/>
          <w:lang w:val="en-US" w:bidi="lo-LA"/>
        </w:rPr>
        <w:t xml:space="preserve"> </w:t>
      </w:r>
      <w:r w:rsidRPr="00FE2CA3">
        <w:rPr>
          <w:rFonts w:ascii="Phetsarath OT" w:eastAsia="Phetsarath OT" w:hAnsi="Phetsarath OT" w:cs="Phetsarath OT" w:hint="eastAsia"/>
          <w:sz w:val="24"/>
          <w:szCs w:val="24"/>
          <w:cs/>
          <w:lang w:val="en-US" w:bidi="lo-LA"/>
        </w:rPr>
        <w:t>ດ້ວຍການຮຽນຮູ້</w:t>
      </w:r>
      <w:del w:id="314" w:author="Bounleuth VONGMANY" w:date="2020-10-04T15:57:00Z">
        <w:r w:rsidRPr="00FE2CA3" w:rsidDel="007A53E3">
          <w:rPr>
            <w:rFonts w:ascii="Phetsarath OT" w:eastAsia="Phetsarath OT" w:hAnsi="Phetsarath OT" w:cs="Phetsarath OT" w:hint="eastAsia"/>
            <w:sz w:val="24"/>
            <w:szCs w:val="24"/>
            <w:cs/>
            <w:lang w:val="en-US" w:bidi="lo-LA"/>
          </w:rPr>
          <w:delText>ຄຸນສົມບັດ</w:delText>
        </w:r>
      </w:del>
      <w:ins w:id="315" w:author="Bounleuth VONGMANY" w:date="2020-10-04T15:57:00Z">
        <w:r w:rsidR="007A53E3" w:rsidRPr="00FE2CA3">
          <w:rPr>
            <w:rFonts w:ascii="Phetsarath OT" w:eastAsia="Phetsarath OT" w:hAnsi="Phetsarath OT" w:cs="Phetsarath OT" w:hint="eastAsia"/>
            <w:sz w:val="24"/>
            <w:szCs w:val="24"/>
            <w:cs/>
            <w:lang w:val="en-US" w:bidi="lo-LA"/>
          </w:rPr>
          <w:t>ຄຸນ</w:t>
        </w:r>
        <w:r w:rsidR="007A53E3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>ລັກສະນະ</w:t>
        </w:r>
      </w:ins>
      <w:r w:rsidRPr="00FE2CA3">
        <w:rPr>
          <w:rFonts w:ascii="Phetsarath OT" w:eastAsia="Phetsarath OT" w:hAnsi="Phetsarath OT" w:cs="Phetsarath OT" w:hint="eastAsia"/>
          <w:sz w:val="24"/>
          <w:szCs w:val="24"/>
          <w:cs/>
          <w:lang w:val="en-US" w:bidi="lo-LA"/>
        </w:rPr>
        <w:t>ຂອງຮູບພາບໂດຍໃຊ້ຂໍ້ມູນພາບ</w:t>
      </w:r>
      <w:r w:rsidR="008A41CE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ແຍກ</w:t>
      </w:r>
      <w:r w:rsidRPr="00FE2CA3">
        <w:rPr>
          <w:rFonts w:ascii="Phetsarath OT" w:eastAsia="Phetsarath OT" w:hAnsi="Phetsarath OT" w:cs="Phetsarath OT" w:hint="eastAsia"/>
          <w:sz w:val="24"/>
          <w:szCs w:val="24"/>
          <w:cs/>
          <w:lang w:val="en-US" w:bidi="lo-LA"/>
        </w:rPr>
        <w:t>ເປັນໜ້າຕ່າງນ້ອຍໆ</w:t>
      </w:r>
      <w:r w:rsidR="008A41CE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 xml:space="preserve"> ແລ້ວ</w:t>
      </w:r>
      <w:del w:id="316" w:author="Bounleuth VONGMANY" w:date="2020-10-04T15:58:00Z">
        <w:r w:rsidR="008A41CE" w:rsidDel="007A53E3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delText>ເຮັດ</w:delText>
        </w:r>
      </w:del>
      <w:r w:rsidR="008A41CE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ສະກັດ</w:t>
      </w:r>
      <w:ins w:id="317" w:author="Bounleuth VONGMANY" w:date="2020-10-04T15:58:00Z">
        <w:r w:rsidR="007A53E3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>ເອົາ</w:t>
        </w:r>
      </w:ins>
      <w:r w:rsidR="008A41CE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ຄຸນລັກສະນະໂດຍ</w:t>
      </w:r>
      <w:r w:rsidRPr="00FE2CA3">
        <w:rPr>
          <w:rFonts w:ascii="Phetsarath OT" w:eastAsia="Phetsarath OT" w:hAnsi="Phetsarath OT" w:cs="Phetsarath OT" w:hint="eastAsia"/>
          <w:sz w:val="24"/>
          <w:szCs w:val="24"/>
          <w:cs/>
          <w:lang w:val="en-US" w:bidi="lo-LA"/>
        </w:rPr>
        <w:t>ການຄໍານວນທາງຄະນິດສາດທີ່ໃຊ້ການຄໍານວນ</w:t>
      </w:r>
      <w:r w:rsidR="008A41CE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 xml:space="preserve">ຄ່າ </w:t>
      </w:r>
      <w:r w:rsidR="008A41CE" w:rsidRPr="00E85144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H*W*D (H = Height, W = Width, D = Dimension)</w:t>
      </w:r>
    </w:p>
    <w:p w14:paraId="0B9232DF" w14:textId="71365C8C" w:rsidR="00FE2CA3" w:rsidRDefault="00FE2CA3" w:rsidP="00FE2CA3">
      <w:pPr>
        <w:pStyle w:val="ListParagraph"/>
        <w:numPr>
          <w:ilvl w:val="0"/>
          <w:numId w:val="3"/>
        </w:numPr>
        <w:rPr>
          <w:rFonts w:ascii="Phetsarath OT" w:eastAsia="Phetsarath OT" w:hAnsi="Phetsarath OT" w:cs="Phetsarath OT"/>
          <w:sz w:val="24"/>
          <w:szCs w:val="24"/>
          <w:lang w:val="en-US" w:bidi="lo-LA"/>
        </w:rPr>
      </w:pPr>
      <w:r w:rsidRPr="00E85144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Subsampling</w:t>
      </w:r>
      <w:r>
        <w:rPr>
          <w:rFonts w:ascii="Phetsarath OT" w:eastAsia="Phetsarath OT" w:hAnsi="Phetsarath OT" w:cs="Phetsarath OT"/>
          <w:sz w:val="24"/>
          <w:szCs w:val="24"/>
          <w:lang w:val="en-US" w:bidi="lo-LA"/>
        </w:rPr>
        <w:t xml:space="preserve"> </w:t>
      </w:r>
      <w:r w:rsidR="00F40672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ຫຼື</w:t>
      </w:r>
      <w:r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 xml:space="preserve"> </w:t>
      </w:r>
      <w:r w:rsidRPr="00E85144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Pooling</w:t>
      </w:r>
      <w:r w:rsidR="008A41CE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 xml:space="preserve"> ເປັນການ</w:t>
      </w:r>
      <w:r w:rsidR="008A41CE" w:rsidRPr="008A41CE">
        <w:rPr>
          <w:rFonts w:ascii="Phetsarath OT" w:eastAsia="Phetsarath OT" w:hAnsi="Phetsarath OT" w:cs="Phetsarath OT"/>
          <w:sz w:val="24"/>
          <w:szCs w:val="24"/>
          <w:cs/>
          <w:lang w:val="en-US" w:bidi="lo-LA"/>
        </w:rPr>
        <w:t>ເອົາອົງປະກອບໃຫຍ່ສຸດທີ່ຫາໄດ້ຄຸນລັກສະນະມາຈ</w:t>
      </w:r>
      <w:ins w:id="318" w:author="Bounleuth VONGMANY" w:date="2020-10-04T15:59:00Z">
        <w:r w:rsidR="007A53E3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>າ</w:t>
        </w:r>
      </w:ins>
      <w:del w:id="319" w:author="Bounleuth VONGMANY" w:date="2020-10-04T15:59:00Z">
        <w:r w:rsidR="008A41CE" w:rsidRPr="008A41CE" w:rsidDel="007A53E3">
          <w:rPr>
            <w:rFonts w:ascii="Phetsarath OT" w:eastAsia="Phetsarath OT" w:hAnsi="Phetsarath OT" w:cs="Phetsarath OT"/>
            <w:sz w:val="24"/>
            <w:szCs w:val="24"/>
            <w:cs/>
            <w:lang w:val="en-US" w:bidi="lo-LA"/>
          </w:rPr>
          <w:delText>ັ</w:delText>
        </w:r>
      </w:del>
      <w:r w:rsidR="008A41CE" w:rsidRPr="008A41CE">
        <w:rPr>
          <w:rFonts w:ascii="Phetsarath OT" w:eastAsia="Phetsarath OT" w:hAnsi="Phetsarath OT" w:cs="Phetsarath OT"/>
          <w:sz w:val="24"/>
          <w:szCs w:val="24"/>
          <w:cs/>
          <w:lang w:val="en-US" w:bidi="lo-LA"/>
        </w:rPr>
        <w:t xml:space="preserve">ກຂັ້ນຕອນ </w:t>
      </w:r>
      <w:r w:rsidR="008A41CE" w:rsidRPr="00E85144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Convolutions</w:t>
      </w:r>
      <w:r w:rsidR="008A41CE" w:rsidRPr="00FE2CA3">
        <w:rPr>
          <w:rFonts w:ascii="Phetsarath OT" w:eastAsia="Phetsarath OT" w:hAnsi="Phetsarath OT" w:cs="Phetsarath OT" w:hint="eastAsia"/>
          <w:sz w:val="24"/>
          <w:szCs w:val="24"/>
          <w:cs/>
          <w:lang w:val="en-US" w:bidi="lo-LA"/>
        </w:rPr>
        <w:t xml:space="preserve"> </w:t>
      </w:r>
      <w:r w:rsidR="008A41CE" w:rsidRPr="008A41CE">
        <w:rPr>
          <w:rFonts w:ascii="Phetsarath OT" w:eastAsia="Phetsarath OT" w:hAnsi="Phetsarath OT" w:cs="Phetsarath OT"/>
          <w:sz w:val="24"/>
          <w:szCs w:val="24"/>
          <w:cs/>
          <w:lang w:val="en-US" w:bidi="lo-LA"/>
        </w:rPr>
        <w:t xml:space="preserve">ໂດຍການກໍານົດ </w:t>
      </w:r>
      <w:r w:rsidR="008A41CE" w:rsidRPr="007A53E3">
        <w:rPr>
          <w:rFonts w:ascii="Times New Roman" w:eastAsia="Phetsarath OT" w:hAnsi="Times New Roman" w:cs="Times New Roman"/>
          <w:sz w:val="24"/>
          <w:szCs w:val="24"/>
          <w:cs/>
          <w:lang w:val="en-US" w:bidi="lo-LA"/>
          <w:rPrChange w:id="320" w:author="Bounleuth VONGMANY" w:date="2020-10-04T15:59:00Z">
            <w:rPr>
              <w:rFonts w:ascii="Phetsarath OT" w:eastAsia="Phetsarath OT" w:hAnsi="Phetsarath OT" w:cs="Phetsarath OT"/>
              <w:sz w:val="24"/>
              <w:szCs w:val="24"/>
              <w:cs/>
              <w:lang w:val="en-US" w:bidi="lo-LA"/>
            </w:rPr>
          </w:rPrChange>
        </w:rPr>
        <w:t xml:space="preserve">2 </w:t>
      </w:r>
      <w:r w:rsidR="008A41CE" w:rsidRPr="007A53E3">
        <w:rPr>
          <w:rFonts w:ascii="Times New Roman" w:eastAsia="Phetsarath OT" w:hAnsi="Times New Roman" w:cs="Times New Roman"/>
          <w:sz w:val="24"/>
          <w:szCs w:val="24"/>
          <w:lang w:val="en-US" w:bidi="lo-LA"/>
          <w:rPrChange w:id="321" w:author="Bounleuth VONGMANY" w:date="2020-10-04T15:59:00Z">
            <w:rPr>
              <w:rFonts w:ascii="Phetsarath OT" w:eastAsia="Phetsarath OT" w:hAnsi="Phetsarath OT" w:cs="Phetsarath OT"/>
              <w:sz w:val="24"/>
              <w:szCs w:val="24"/>
              <w:lang w:val="en-US" w:bidi="lo-LA"/>
            </w:rPr>
          </w:rPrChange>
        </w:rPr>
        <w:t xml:space="preserve">x </w:t>
      </w:r>
      <w:r w:rsidR="008A41CE" w:rsidRPr="007A53E3">
        <w:rPr>
          <w:rFonts w:ascii="Times New Roman" w:eastAsia="Phetsarath OT" w:hAnsi="Times New Roman" w:cs="Times New Roman"/>
          <w:sz w:val="24"/>
          <w:szCs w:val="24"/>
          <w:cs/>
          <w:lang w:val="en-US" w:bidi="lo-LA"/>
          <w:rPrChange w:id="322" w:author="Bounleuth VONGMANY" w:date="2020-10-04T15:59:00Z">
            <w:rPr>
              <w:rFonts w:ascii="Phetsarath OT" w:eastAsia="Phetsarath OT" w:hAnsi="Phetsarath OT" w:cs="Phetsarath OT"/>
              <w:sz w:val="24"/>
              <w:szCs w:val="24"/>
              <w:cs/>
              <w:lang w:val="en-US" w:bidi="lo-LA"/>
            </w:rPr>
          </w:rPrChange>
        </w:rPr>
        <w:t xml:space="preserve">2 </w:t>
      </w:r>
      <w:r w:rsidR="008A41CE" w:rsidRPr="007A53E3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Filters</w:t>
      </w:r>
    </w:p>
    <w:p w14:paraId="5BBB5AB8" w14:textId="1E245133" w:rsidR="008A41CE" w:rsidRDefault="008A41CE" w:rsidP="00FE2CA3">
      <w:pPr>
        <w:pStyle w:val="ListParagraph"/>
        <w:numPr>
          <w:ilvl w:val="0"/>
          <w:numId w:val="3"/>
        </w:numPr>
        <w:rPr>
          <w:rFonts w:ascii="Phetsarath OT" w:eastAsia="Phetsarath OT" w:hAnsi="Phetsarath OT" w:cs="Phetsarath OT"/>
          <w:sz w:val="24"/>
          <w:szCs w:val="24"/>
          <w:lang w:val="en-US" w:bidi="lo-LA"/>
        </w:rPr>
      </w:pPr>
      <w:r w:rsidRPr="00E85144">
        <w:rPr>
          <w:rFonts w:ascii="Times New Roman" w:eastAsia="Phetsarath OT" w:hAnsi="Times New Roman" w:cs="Times New Roman"/>
          <w:sz w:val="24"/>
          <w:szCs w:val="24"/>
          <w:lang w:bidi="lo-LA"/>
        </w:rPr>
        <w:t>Fully connection</w:t>
      </w:r>
      <w:r w:rsidRPr="008A41CE">
        <w:rPr>
          <w:rFonts w:ascii="Phetsarath OT" w:eastAsia="Phetsarath OT" w:hAnsi="Phetsarath OT" w:cs="Phetsarath OT" w:hint="eastAsia"/>
          <w:sz w:val="24"/>
          <w:szCs w:val="24"/>
          <w:lang w:bidi="lo-LA"/>
        </w:rPr>
        <w:t xml:space="preserve"> </w:t>
      </w:r>
      <w:del w:id="323" w:author="Bounleuth VONGMANY" w:date="2020-10-04T16:00:00Z">
        <w:r w:rsidRPr="008A41CE" w:rsidDel="007A53E3">
          <w:rPr>
            <w:rFonts w:ascii="Phetsarath OT" w:eastAsia="Phetsarath OT" w:hAnsi="Phetsarath OT" w:cs="Phetsarath OT" w:hint="eastAsia"/>
            <w:sz w:val="24"/>
            <w:szCs w:val="24"/>
            <w:cs/>
            <w:lang w:val="en-US" w:bidi="lo-LA"/>
          </w:rPr>
          <w:delText>ເປັນຕົວ</w:delText>
        </w:r>
      </w:del>
      <w:r w:rsidRPr="008A41CE">
        <w:rPr>
          <w:rFonts w:ascii="Phetsarath OT" w:eastAsia="Phetsarath OT" w:hAnsi="Phetsarath OT" w:cs="Phetsarath OT" w:hint="eastAsia"/>
          <w:sz w:val="24"/>
          <w:szCs w:val="24"/>
          <w:cs/>
          <w:lang w:val="en-US" w:bidi="lo-LA"/>
        </w:rPr>
        <w:t>ເຮັດໜ້າທີ່ສໍາລັບການຮຽນຮູ້ ແລະ ຈໍາແນກ</w:t>
      </w:r>
      <w:del w:id="324" w:author="Bounleuth VONGMANY" w:date="2020-10-04T16:00:00Z">
        <w:r w:rsidR="00183C40" w:rsidDel="007A53E3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delText>ແຍກ</w:delText>
        </w:r>
      </w:del>
      <w:r w:rsidRPr="008A41CE">
        <w:rPr>
          <w:rFonts w:ascii="Phetsarath OT" w:eastAsia="Phetsarath OT" w:hAnsi="Phetsarath OT" w:cs="Phetsarath OT" w:hint="eastAsia"/>
          <w:sz w:val="24"/>
          <w:szCs w:val="24"/>
          <w:cs/>
          <w:lang w:val="en-US" w:bidi="lo-LA"/>
        </w:rPr>
        <w:t>ປະເພດຂອງ</w:t>
      </w:r>
      <w:del w:id="325" w:author="Bounleuth VONGMANY" w:date="2020-10-04T16:01:00Z">
        <w:r w:rsidRPr="008A41CE" w:rsidDel="007A53E3">
          <w:rPr>
            <w:rFonts w:ascii="Phetsarath OT" w:eastAsia="Phetsarath OT" w:hAnsi="Phetsarath OT" w:cs="Phetsarath OT" w:hint="eastAsia"/>
            <w:sz w:val="24"/>
            <w:szCs w:val="24"/>
            <w:cs/>
            <w:lang w:val="en-US" w:bidi="lo-LA"/>
          </w:rPr>
          <w:delText>ວັດຖຸ</w:delText>
        </w:r>
      </w:del>
      <w:ins w:id="326" w:author="Bounleuth VONGMANY" w:date="2020-10-04T16:01:00Z">
        <w:r w:rsidR="007A53E3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>ລົດ</w:t>
        </w:r>
      </w:ins>
      <w:r w:rsidRPr="008A41CE">
        <w:rPr>
          <w:rFonts w:ascii="Phetsarath OT" w:eastAsia="Phetsarath OT" w:hAnsi="Phetsarath OT" w:cs="Phetsarath OT" w:hint="eastAsia"/>
          <w:sz w:val="24"/>
          <w:szCs w:val="24"/>
          <w:cs/>
          <w:lang w:val="en-US" w:bidi="lo-LA"/>
        </w:rPr>
        <w:t>ຕາມຈໍານວນ</w:t>
      </w:r>
      <w:del w:id="327" w:author="Bounleuth VONGMANY" w:date="2020-10-04T16:03:00Z">
        <w:r w:rsidR="00183C40" w:rsidDel="00EB2F94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delText>ປະເພດ</w:delText>
        </w:r>
      </w:del>
      <w:ins w:id="328" w:author="Bounleuth VONGMANY" w:date="2020-10-04T16:01:00Z">
        <w:r w:rsidR="007A53E3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>ຂອງລົດ</w:t>
        </w:r>
      </w:ins>
    </w:p>
    <w:p w14:paraId="565BB9D1" w14:textId="2ABDA651" w:rsidR="00183C40" w:rsidRDefault="00183C40" w:rsidP="00FE2CA3">
      <w:pPr>
        <w:pStyle w:val="ListParagraph"/>
        <w:numPr>
          <w:ilvl w:val="0"/>
          <w:numId w:val="3"/>
        </w:numPr>
        <w:rPr>
          <w:rFonts w:ascii="Phetsarath OT" w:eastAsia="Phetsarath OT" w:hAnsi="Phetsarath OT" w:cs="Phetsarath OT"/>
          <w:sz w:val="24"/>
          <w:szCs w:val="24"/>
          <w:cs/>
          <w:lang w:val="en-US" w:bidi="lo-LA"/>
        </w:rPr>
      </w:pPr>
      <w:r w:rsidRPr="00E85144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Model</w:t>
      </w:r>
      <w:r>
        <w:rPr>
          <w:rFonts w:ascii="Phetsarath OT" w:eastAsia="Phetsarath OT" w:hAnsi="Phetsarath OT" w:cs="Phetsarath OT"/>
          <w:sz w:val="24"/>
          <w:szCs w:val="24"/>
          <w:lang w:val="en-US" w:bidi="lo-LA"/>
        </w:rPr>
        <w:t xml:space="preserve"> </w:t>
      </w:r>
      <w:r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ເປັນການເອົາຄຸນລັກສະນະທີ່ສະກັດໄດ້ແລ້ວໄປ</w:t>
      </w:r>
      <w:del w:id="329" w:author="Bounleuth VONGMANY" w:date="2020-10-04T16:03:00Z">
        <w:r w:rsidDel="00EB2F94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delText>ເກັບໃວ້</w:delText>
        </w:r>
      </w:del>
      <w:ins w:id="330" w:author="Bounleuth VONGMANY" w:date="2020-10-04T16:03:00Z">
        <w:r w:rsidR="00EB2F94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>ເກັບໄວ້</w:t>
        </w:r>
      </w:ins>
      <w:r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ເປັນໄຟຣແມ່ແບບ</w:t>
      </w:r>
      <w:r>
        <w:rPr>
          <w:rFonts w:ascii="Phetsarath OT" w:eastAsia="Phetsarath OT" w:hAnsi="Phetsarath OT" w:cs="Phetsarath OT"/>
          <w:sz w:val="24"/>
          <w:szCs w:val="24"/>
          <w:lang w:val="en-US" w:bidi="lo-LA"/>
        </w:rPr>
        <w:t xml:space="preserve"> (</w:t>
      </w:r>
      <w:del w:id="331" w:author="Bounleuth VONGMANY" w:date="2020-10-04T16:03:00Z">
        <w:r w:rsidRPr="00E85144" w:rsidDel="00EB2F94">
          <w:rPr>
            <w:rFonts w:ascii="Times New Roman" w:eastAsia="Phetsarath OT" w:hAnsi="Times New Roman" w:cs="Times New Roman"/>
            <w:sz w:val="24"/>
            <w:szCs w:val="24"/>
            <w:lang w:val="en-US" w:bidi="lo-LA"/>
          </w:rPr>
          <w:delText>model</w:delText>
        </w:r>
      </w:del>
      <w:ins w:id="332" w:author="Bounleuth VONGMANY" w:date="2020-10-04T16:03:00Z">
        <w:r w:rsidR="00EB2F94">
          <w:rPr>
            <w:rFonts w:ascii="Times New Roman" w:eastAsia="Phetsarath OT" w:hAnsi="Times New Roman" w:cs="Times New Roman"/>
            <w:sz w:val="24"/>
            <w:szCs w:val="24"/>
            <w:lang w:val="en-US" w:bidi="lo-LA"/>
          </w:rPr>
          <w:t>M</w:t>
        </w:r>
        <w:r w:rsidR="00EB2F94" w:rsidRPr="00E85144">
          <w:rPr>
            <w:rFonts w:ascii="Times New Roman" w:eastAsia="Phetsarath OT" w:hAnsi="Times New Roman" w:cs="Times New Roman"/>
            <w:sz w:val="24"/>
            <w:szCs w:val="24"/>
            <w:lang w:val="en-US" w:bidi="lo-LA"/>
          </w:rPr>
          <w:t>odel</w:t>
        </w:r>
      </w:ins>
      <w:r>
        <w:rPr>
          <w:rFonts w:ascii="Phetsarath OT" w:eastAsia="Phetsarath OT" w:hAnsi="Phetsarath OT" w:cs="Phetsarath OT"/>
          <w:sz w:val="24"/>
          <w:szCs w:val="24"/>
          <w:lang w:val="en-US" w:bidi="lo-LA"/>
        </w:rPr>
        <w:t>)</w:t>
      </w:r>
    </w:p>
    <w:p w14:paraId="32C6F3BE" w14:textId="022C239E" w:rsidR="00BA56E3" w:rsidRPr="0055369A" w:rsidRDefault="00922E37" w:rsidP="0055369A">
      <w:pPr>
        <w:pStyle w:val="ListParagraph"/>
        <w:numPr>
          <w:ilvl w:val="1"/>
          <w:numId w:val="2"/>
        </w:numPr>
        <w:ind w:left="567" w:hanging="567"/>
        <w:rPr>
          <w:rFonts w:ascii="Phetsarath OT" w:eastAsia="Phetsarath OT" w:hAnsi="Phetsarath OT" w:cs="Phetsarath OT"/>
          <w:b/>
          <w:bCs/>
          <w:sz w:val="28"/>
          <w:szCs w:val="28"/>
          <w:lang w:bidi="lo-LA"/>
        </w:rPr>
      </w:pPr>
      <w:del w:id="333" w:author="Bounleuth VONGMANY" w:date="2020-10-04T14:51:00Z">
        <w:r w:rsidRPr="0055369A" w:rsidDel="00A944E5">
          <w:rPr>
            <w:rFonts w:ascii="Phetsarath OT" w:eastAsia="Phetsarath OT" w:hAnsi="Phetsarath OT" w:cs="Phetsarath OT" w:hint="cs"/>
            <w:b/>
            <w:bCs/>
            <w:sz w:val="28"/>
            <w:szCs w:val="28"/>
            <w:cs/>
            <w:lang w:bidi="lo-LA"/>
          </w:rPr>
          <w:delText>ສ້າງ</w:delText>
        </w:r>
      </w:del>
      <w:ins w:id="334" w:author="Bounleuth VONGMANY" w:date="2020-10-04T16:04:00Z">
        <w:r w:rsidR="00EB2F94">
          <w:rPr>
            <w:rFonts w:ascii="Phetsarath OT" w:eastAsia="Phetsarath OT" w:hAnsi="Phetsarath OT" w:cs="Phetsarath OT" w:hint="cs"/>
            <w:b/>
            <w:bCs/>
            <w:sz w:val="28"/>
            <w:szCs w:val="28"/>
            <w:cs/>
            <w:lang w:bidi="lo-LA"/>
          </w:rPr>
          <w:t>ວິທີການ</w:t>
        </w:r>
      </w:ins>
      <w:del w:id="335" w:author="Bounleuth VONGMANY" w:date="2020-10-04T16:04:00Z">
        <w:r w:rsidRPr="0055369A" w:rsidDel="00EB2F94">
          <w:rPr>
            <w:rFonts w:ascii="Phetsarath OT" w:eastAsia="Phetsarath OT" w:hAnsi="Phetsarath OT" w:cs="Phetsarath OT" w:hint="cs"/>
            <w:b/>
            <w:bCs/>
            <w:sz w:val="28"/>
            <w:szCs w:val="28"/>
            <w:cs/>
            <w:lang w:bidi="lo-LA"/>
          </w:rPr>
          <w:delText>ແບບ</w:delText>
        </w:r>
      </w:del>
      <w:r w:rsidRPr="0055369A">
        <w:rPr>
          <w:rFonts w:ascii="Phetsarath OT" w:eastAsia="Phetsarath OT" w:hAnsi="Phetsarath OT" w:cs="Phetsarath OT" w:hint="cs"/>
          <w:b/>
          <w:bCs/>
          <w:sz w:val="28"/>
          <w:szCs w:val="28"/>
          <w:cs/>
          <w:lang w:bidi="lo-LA"/>
        </w:rPr>
        <w:t>ທົດລອງເອົາຂໍ້ມູນ</w:t>
      </w:r>
      <w:r w:rsidR="006C41A0" w:rsidRPr="0055369A">
        <w:rPr>
          <w:rFonts w:ascii="Phetsarath OT" w:eastAsia="Phetsarath OT" w:hAnsi="Phetsarath OT" w:cs="Phetsarath OT" w:hint="cs"/>
          <w:b/>
          <w:bCs/>
          <w:sz w:val="28"/>
          <w:szCs w:val="28"/>
          <w:cs/>
          <w:lang w:bidi="lo-LA"/>
        </w:rPr>
        <w:t>ຮູບພາບວ</w:t>
      </w:r>
      <w:ins w:id="336" w:author="Bounleuth VONGMANY" w:date="2020-10-04T16:04:00Z">
        <w:r w:rsidR="00EB2F94">
          <w:rPr>
            <w:rFonts w:ascii="Phetsarath OT" w:eastAsia="Phetsarath OT" w:hAnsi="Phetsarath OT" w:cs="Phetsarath OT" w:hint="cs"/>
            <w:b/>
            <w:bCs/>
            <w:sz w:val="28"/>
            <w:szCs w:val="28"/>
            <w:cs/>
            <w:lang w:bidi="lo-LA"/>
          </w:rPr>
          <w:t>ິ</w:t>
        </w:r>
      </w:ins>
      <w:del w:id="337" w:author="Bounleuth VONGMANY" w:date="2020-10-04T16:04:00Z">
        <w:r w:rsidR="006C41A0" w:rsidRPr="0055369A" w:rsidDel="00EB2F94">
          <w:rPr>
            <w:rFonts w:ascii="Phetsarath OT" w:eastAsia="Phetsarath OT" w:hAnsi="Phetsarath OT" w:cs="Phetsarath OT" w:hint="cs"/>
            <w:b/>
            <w:bCs/>
            <w:sz w:val="28"/>
            <w:szCs w:val="28"/>
            <w:cs/>
            <w:lang w:bidi="lo-LA"/>
          </w:rPr>
          <w:delText>ີໂ</w:delText>
        </w:r>
      </w:del>
      <w:r w:rsidR="006C41A0" w:rsidRPr="0055369A">
        <w:rPr>
          <w:rFonts w:ascii="Phetsarath OT" w:eastAsia="Phetsarath OT" w:hAnsi="Phetsarath OT" w:cs="Phetsarath OT" w:hint="cs"/>
          <w:b/>
          <w:bCs/>
          <w:sz w:val="28"/>
          <w:szCs w:val="28"/>
          <w:cs/>
          <w:lang w:bidi="lo-LA"/>
        </w:rPr>
        <w:t>ດ</w:t>
      </w:r>
      <w:ins w:id="338" w:author="Bounleuth VONGMANY" w:date="2020-10-04T16:04:00Z">
        <w:r w:rsidR="00EB2F94">
          <w:rPr>
            <w:rFonts w:ascii="Phetsarath OT" w:eastAsia="Phetsarath OT" w:hAnsi="Phetsarath OT" w:cs="Phetsarath OT" w:hint="cs"/>
            <w:b/>
            <w:bCs/>
            <w:sz w:val="28"/>
            <w:szCs w:val="28"/>
            <w:cs/>
            <w:lang w:bidi="lo-LA"/>
          </w:rPr>
          <w:t>ີ</w:t>
        </w:r>
      </w:ins>
      <w:del w:id="339" w:author="Bounleuth VONGMANY" w:date="2020-10-04T16:04:00Z">
        <w:r w:rsidR="006C41A0" w:rsidRPr="0055369A" w:rsidDel="00EB2F94">
          <w:rPr>
            <w:rFonts w:ascii="Phetsarath OT" w:eastAsia="Phetsarath OT" w:hAnsi="Phetsarath OT" w:cs="Phetsarath OT" w:hint="cs"/>
            <w:b/>
            <w:bCs/>
            <w:sz w:val="28"/>
            <w:szCs w:val="28"/>
            <w:cs/>
            <w:lang w:bidi="lo-LA"/>
          </w:rPr>
          <w:delText>ໂອໃປ</w:delText>
        </w:r>
      </w:del>
      <w:ins w:id="340" w:author="Bounleuth VONGMANY" w:date="2020-10-04T16:04:00Z">
        <w:r w:rsidR="00EB2F94" w:rsidRPr="0055369A">
          <w:rPr>
            <w:rFonts w:ascii="Phetsarath OT" w:eastAsia="Phetsarath OT" w:hAnsi="Phetsarath OT" w:cs="Phetsarath OT" w:hint="cs"/>
            <w:b/>
            <w:bCs/>
            <w:sz w:val="28"/>
            <w:szCs w:val="28"/>
            <w:cs/>
            <w:lang w:bidi="lo-LA"/>
          </w:rPr>
          <w:t>ໂອ</w:t>
        </w:r>
        <w:r w:rsidR="00EB2F94">
          <w:rPr>
            <w:rFonts w:ascii="Phetsarath OT" w:eastAsia="Phetsarath OT" w:hAnsi="Phetsarath OT" w:cs="Phetsarath OT" w:hint="cs"/>
            <w:b/>
            <w:bCs/>
            <w:sz w:val="28"/>
            <w:szCs w:val="28"/>
            <w:cs/>
            <w:lang w:bidi="lo-LA"/>
          </w:rPr>
          <w:t>ໄ</w:t>
        </w:r>
        <w:r w:rsidR="00EB2F94" w:rsidRPr="0055369A">
          <w:rPr>
            <w:rFonts w:ascii="Phetsarath OT" w:eastAsia="Phetsarath OT" w:hAnsi="Phetsarath OT" w:cs="Phetsarath OT" w:hint="cs"/>
            <w:b/>
            <w:bCs/>
            <w:sz w:val="28"/>
            <w:szCs w:val="28"/>
            <w:cs/>
            <w:lang w:bidi="lo-LA"/>
          </w:rPr>
          <w:t>ປ</w:t>
        </w:r>
      </w:ins>
      <w:r w:rsidR="006C41A0" w:rsidRPr="0055369A">
        <w:rPr>
          <w:rFonts w:ascii="Phetsarath OT" w:eastAsia="Phetsarath OT" w:hAnsi="Phetsarath OT" w:cs="Phetsarath OT" w:hint="cs"/>
          <w:b/>
          <w:bCs/>
          <w:sz w:val="28"/>
          <w:szCs w:val="28"/>
          <w:cs/>
          <w:lang w:bidi="lo-LA"/>
        </w:rPr>
        <w:t>ຜ່ານລະບົບແລ້ວກວດຈັບ</w:t>
      </w:r>
      <w:ins w:id="341" w:author="Bounleuth VONGMANY" w:date="2020-10-04T16:05:00Z">
        <w:r w:rsidR="00EB2F94">
          <w:rPr>
            <w:rFonts w:ascii="Phetsarath OT" w:eastAsia="Phetsarath OT" w:hAnsi="Phetsarath OT" w:cs="Phetsarath OT" w:hint="cs"/>
            <w:b/>
            <w:bCs/>
            <w:sz w:val="28"/>
            <w:szCs w:val="28"/>
            <w:cs/>
            <w:lang w:bidi="lo-LA"/>
          </w:rPr>
          <w:t>ລົດ</w:t>
        </w:r>
      </w:ins>
    </w:p>
    <w:p w14:paraId="4B0595EC" w14:textId="449D5460" w:rsidR="006C41A0" w:rsidRPr="000B75BD" w:rsidRDefault="006C41A0" w:rsidP="0055369A">
      <w:pPr>
        <w:ind w:firstLine="567"/>
        <w:jc w:val="thaiDistribute"/>
        <w:rPr>
          <w:rFonts w:ascii="Phetsarath OT" w:eastAsia="Phetsarath OT" w:hAnsi="Phetsarath OT" w:cs="Phetsarath OT"/>
          <w:sz w:val="24"/>
          <w:szCs w:val="24"/>
          <w:lang w:val="en-US" w:bidi="lo-LA"/>
        </w:rPr>
      </w:pPr>
      <w:r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ເປັນການນໍາເອົາຂໍ້ມູນຮູບພາບວ</w:t>
      </w:r>
      <w:ins w:id="342" w:author="Bounleuth VONGMANY" w:date="2020-10-04T16:05:00Z">
        <w:r w:rsidR="00EB2F94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>ິ</w:t>
        </w:r>
      </w:ins>
      <w:del w:id="343" w:author="Bounleuth VONGMANY" w:date="2020-10-04T16:05:00Z">
        <w:r w:rsidRPr="000B75BD" w:rsidDel="00EB2F94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delText>ີໂ</w:delText>
        </w:r>
      </w:del>
      <w:r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ດ</w:t>
      </w:r>
      <w:ins w:id="344" w:author="Bounleuth VONGMANY" w:date="2020-10-04T16:05:00Z">
        <w:r w:rsidR="00EB2F94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>ີ</w:t>
        </w:r>
      </w:ins>
      <w:r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ໂອໄປຜ່ານລະບົບແລ້ວເຮັດການກວດສອບດ້ວຍການສະກັດເອົາຄຸນລັກສະນະແຕ່ລະ</w:t>
      </w:r>
      <w:r w:rsidRPr="000B75BD">
        <w:rPr>
          <w:rFonts w:ascii="Phetsarath OT" w:eastAsia="Phetsarath OT" w:hAnsi="Phetsarath OT" w:cs="Phetsarath OT"/>
          <w:sz w:val="24"/>
          <w:szCs w:val="24"/>
          <w:lang w:val="en-US" w:bidi="lo-LA"/>
        </w:rPr>
        <w:t xml:space="preserve"> </w:t>
      </w:r>
      <w:del w:id="345" w:author="Bounleuth VONGMANY" w:date="2020-10-04T15:04:00Z">
        <w:r w:rsidRPr="00E85144" w:rsidDel="00163C1C">
          <w:rPr>
            <w:rFonts w:ascii="Times New Roman" w:eastAsia="Phetsarath OT" w:hAnsi="Times New Roman" w:cs="Times New Roman"/>
            <w:sz w:val="24"/>
            <w:szCs w:val="24"/>
            <w:lang w:val="en-US" w:bidi="lo-LA"/>
          </w:rPr>
          <w:delText>Frame</w:delText>
        </w:r>
      </w:del>
      <w:ins w:id="346" w:author="Bounleuth VONGMANY" w:date="2020-10-04T15:04:00Z">
        <w:r w:rsidR="00163C1C">
          <w:rPr>
            <w:rFonts w:ascii="Times New Roman" w:eastAsia="Phetsarath OT" w:hAnsi="Times New Roman" w:cs="Times New Roman"/>
            <w:sz w:val="24"/>
            <w:szCs w:val="24"/>
            <w:lang w:val="en-US" w:bidi="lo-LA"/>
          </w:rPr>
          <w:t>Frame</w:t>
        </w:r>
      </w:ins>
      <w:r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 xml:space="preserve"> ຂອງ</w:t>
      </w:r>
      <w:del w:id="347" w:author="Bounleuth VONGMANY" w:date="2020-10-04T14:53:00Z">
        <w:r w:rsidRPr="000B75BD" w:rsidDel="00A944E5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delText>ວີດີໂອ</w:delText>
        </w:r>
      </w:del>
      <w:ins w:id="348" w:author="Bounleuth VONGMANY" w:date="2020-10-04T14:53:00Z">
        <w:r w:rsidR="00A944E5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>ວິດີໂອ</w:t>
        </w:r>
      </w:ins>
      <w:r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 xml:space="preserve"> ແລ້ວເອົາໄປປຽບທຽບກັບຄຸນລັກສະນະທີ</w:t>
      </w:r>
      <w:ins w:id="349" w:author="Bounleuth VONGMANY" w:date="2020-10-04T16:05:00Z">
        <w:r w:rsidR="00EB2F94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>່</w:t>
        </w:r>
      </w:ins>
      <w:r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ມີ</w:t>
      </w:r>
      <w:del w:id="350" w:author="Bounleuth VONGMANY" w:date="2020-10-04T16:05:00Z">
        <w:r w:rsidRPr="000B75BD" w:rsidDel="00EB2F94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delText>ເກັບໃວ້</w:delText>
        </w:r>
      </w:del>
      <w:ins w:id="351" w:author="Bounleuth VONGMANY" w:date="2020-10-04T16:05:00Z">
        <w:r w:rsidR="00EB2F94" w:rsidRPr="000B75BD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>ເກັບ</w:t>
        </w:r>
        <w:r w:rsidR="00EB2F94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>ໄ</w:t>
        </w:r>
        <w:r w:rsidR="00EB2F94" w:rsidRPr="000B75BD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>ວ້</w:t>
        </w:r>
      </w:ins>
      <w:r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 xml:space="preserve">ໃນ </w:t>
      </w:r>
      <w:del w:id="352" w:author="Bounleuth VONGMANY" w:date="2020-10-04T16:05:00Z">
        <w:r w:rsidRPr="00EB2F94" w:rsidDel="00EB2F94">
          <w:rPr>
            <w:rFonts w:ascii="Times New Roman" w:eastAsia="Phetsarath OT" w:hAnsi="Times New Roman" w:cs="Times New Roman"/>
            <w:sz w:val="24"/>
            <w:szCs w:val="24"/>
            <w:lang w:val="en-US" w:bidi="lo-LA"/>
            <w:rPrChange w:id="353" w:author="Bounleuth VONGMANY" w:date="2020-10-04T16:06:00Z">
              <w:rPr>
                <w:rFonts w:ascii="Phetsarath OT" w:eastAsia="Phetsarath OT" w:hAnsi="Phetsarath OT" w:cs="Phetsarath OT"/>
                <w:sz w:val="24"/>
                <w:szCs w:val="24"/>
                <w:lang w:val="en-US" w:bidi="lo-LA"/>
              </w:rPr>
            </w:rPrChange>
          </w:rPr>
          <w:delText>model</w:delText>
        </w:r>
        <w:r w:rsidRPr="00EB2F94" w:rsidDel="00EB2F94">
          <w:rPr>
            <w:rFonts w:ascii="Times New Roman" w:eastAsia="Phetsarath OT" w:hAnsi="Times New Roman" w:cs="Times New Roman"/>
            <w:sz w:val="24"/>
            <w:szCs w:val="24"/>
            <w:cs/>
            <w:lang w:val="en-US" w:bidi="lo-LA"/>
            <w:rPrChange w:id="354" w:author="Bounleuth VONGMANY" w:date="2020-10-04T16:06:00Z">
              <w:rPr>
                <w:rFonts w:ascii="Phetsarath OT" w:eastAsia="Phetsarath OT" w:hAnsi="Phetsarath OT" w:cs="Phetsarath OT"/>
                <w:sz w:val="24"/>
                <w:szCs w:val="24"/>
                <w:cs/>
                <w:lang w:val="en-US" w:bidi="lo-LA"/>
              </w:rPr>
            </w:rPrChange>
          </w:rPr>
          <w:delText xml:space="preserve"> </w:delText>
        </w:r>
      </w:del>
      <w:ins w:id="355" w:author="Bounleuth VONGMANY" w:date="2020-10-04T16:05:00Z">
        <w:r w:rsidR="00EB2F94" w:rsidRPr="00EB2F94">
          <w:rPr>
            <w:rFonts w:ascii="Times New Roman" w:eastAsia="Phetsarath OT" w:hAnsi="Times New Roman" w:cs="Times New Roman"/>
            <w:sz w:val="24"/>
            <w:szCs w:val="24"/>
            <w:lang w:val="en-US" w:bidi="lo-LA"/>
            <w:rPrChange w:id="356" w:author="Bounleuth VONGMANY" w:date="2020-10-04T16:06:00Z">
              <w:rPr>
                <w:rFonts w:ascii="Phetsarath OT" w:eastAsia="Phetsarath OT" w:hAnsi="Phetsarath OT" w:cs="Phetsarath OT"/>
                <w:sz w:val="24"/>
                <w:szCs w:val="24"/>
                <w:lang w:val="en-US" w:bidi="lo-LA"/>
              </w:rPr>
            </w:rPrChange>
          </w:rPr>
          <w:t>Model</w:t>
        </w:r>
        <w:r w:rsidR="00EB2F94" w:rsidRPr="000B75BD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 xml:space="preserve"> </w:t>
        </w:r>
      </w:ins>
      <w:r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ແລ້ວສະແດງຜົນອອກ</w:t>
      </w:r>
      <w:ins w:id="357" w:author="Bounleuth VONGMANY" w:date="2020-10-04T16:08:00Z">
        <w:r w:rsidR="00022041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>ມາ</w:t>
        </w:r>
      </w:ins>
      <w:r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.</w:t>
      </w:r>
    </w:p>
    <w:p w14:paraId="3AAE80B7" w14:textId="1FDC54DE" w:rsidR="006C41A0" w:rsidRPr="0055369A" w:rsidRDefault="00D151CC" w:rsidP="0055369A">
      <w:pPr>
        <w:pStyle w:val="ListParagraph"/>
        <w:ind w:left="0"/>
        <w:jc w:val="center"/>
        <w:rPr>
          <w:rFonts w:ascii="Phetsarath OT" w:eastAsia="Phetsarath OT" w:hAnsi="Phetsarath OT" w:cs="Phetsarath OT"/>
          <w:sz w:val="20"/>
          <w:szCs w:val="20"/>
          <w:lang w:bidi="lo-LA"/>
        </w:rPr>
      </w:pPr>
      <w:r w:rsidRPr="0055369A">
        <w:rPr>
          <w:rFonts w:ascii="Phetsarath OT" w:eastAsia="Phetsarath OT" w:hAnsi="Phetsarath OT" w:cs="Phetsarath OT"/>
          <w:noProof/>
          <w:sz w:val="20"/>
          <w:szCs w:val="20"/>
          <w:lang w:bidi="lo-LA"/>
        </w:rPr>
        <w:lastRenderedPageBreak/>
        <w:drawing>
          <wp:inline distT="0" distB="0" distL="0" distR="0" wp14:anchorId="74FD0997" wp14:editId="134AB3D7">
            <wp:extent cx="4754880" cy="1859280"/>
            <wp:effectExtent l="0" t="0" r="762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F7ED3" w14:textId="451868F3" w:rsidR="00D151CC" w:rsidRPr="0055369A" w:rsidRDefault="00D151CC" w:rsidP="0055369A">
      <w:pPr>
        <w:pStyle w:val="ListParagraph"/>
        <w:ind w:left="0"/>
        <w:jc w:val="center"/>
        <w:rPr>
          <w:rFonts w:ascii="Phetsarath OT" w:eastAsia="Phetsarath OT" w:hAnsi="Phetsarath OT" w:cs="Phetsarath OT"/>
          <w:sz w:val="20"/>
          <w:szCs w:val="20"/>
          <w:cs/>
          <w:lang w:bidi="lo-LA"/>
        </w:rPr>
      </w:pPr>
      <w:r w:rsidRPr="0055369A">
        <w:rPr>
          <w:rFonts w:ascii="Phetsarath OT" w:eastAsia="Phetsarath OT" w:hAnsi="Phetsarath OT" w:cs="Phetsarath OT" w:hint="cs"/>
          <w:sz w:val="20"/>
          <w:szCs w:val="20"/>
          <w:cs/>
          <w:lang w:bidi="lo-LA"/>
        </w:rPr>
        <w:t xml:space="preserve">ຮູບ </w:t>
      </w:r>
      <w:r w:rsidRPr="0055369A">
        <w:rPr>
          <w:rFonts w:ascii="Phetsarath OT" w:eastAsia="Phetsarath OT" w:hAnsi="Phetsarath OT" w:cs="Phetsarath OT"/>
          <w:sz w:val="20"/>
          <w:szCs w:val="20"/>
          <w:lang w:bidi="lo-LA"/>
        </w:rPr>
        <w:t xml:space="preserve">5 </w:t>
      </w:r>
      <w:r w:rsidRPr="0055369A">
        <w:rPr>
          <w:rFonts w:ascii="Phetsarath OT" w:eastAsia="Phetsarath OT" w:hAnsi="Phetsarath OT" w:cs="Phetsarath OT" w:hint="cs"/>
          <w:sz w:val="20"/>
          <w:szCs w:val="20"/>
          <w:cs/>
          <w:lang w:bidi="lo-LA"/>
        </w:rPr>
        <w:t>ຂັ້ນຕອນວິທີການ</w:t>
      </w:r>
      <w:del w:id="358" w:author="Bounleuth VONGMANY" w:date="2020-10-04T16:08:00Z">
        <w:r w:rsidR="002A150E" w:rsidRPr="0055369A" w:rsidDel="00D27C05">
          <w:rPr>
            <w:rFonts w:ascii="Phetsarath OT" w:eastAsia="Phetsarath OT" w:hAnsi="Phetsarath OT" w:cs="Phetsarath OT" w:hint="cs"/>
            <w:sz w:val="20"/>
            <w:szCs w:val="20"/>
            <w:cs/>
            <w:lang w:bidi="lo-LA"/>
          </w:rPr>
          <w:delText>ແບບ</w:delText>
        </w:r>
      </w:del>
      <w:r w:rsidRPr="0055369A">
        <w:rPr>
          <w:rFonts w:ascii="Phetsarath OT" w:eastAsia="Phetsarath OT" w:hAnsi="Phetsarath OT" w:cs="Phetsarath OT" w:hint="cs"/>
          <w:sz w:val="20"/>
          <w:szCs w:val="20"/>
          <w:cs/>
          <w:lang w:bidi="lo-LA"/>
        </w:rPr>
        <w:t>ທົດລອງ</w:t>
      </w:r>
    </w:p>
    <w:p w14:paraId="0F1A5D20" w14:textId="547F11A9" w:rsidR="002A150E" w:rsidRPr="000B75BD" w:rsidRDefault="002A150E" w:rsidP="000B75BD">
      <w:pPr>
        <w:rPr>
          <w:rFonts w:ascii="Phetsarath OT" w:eastAsia="Phetsarath OT" w:hAnsi="Phetsarath OT" w:cs="Phetsarath OT"/>
          <w:sz w:val="24"/>
          <w:szCs w:val="24"/>
          <w:lang w:val="en-US" w:bidi="lo-LA"/>
        </w:rPr>
      </w:pPr>
      <w:r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ອະທ</w:t>
      </w:r>
      <w:ins w:id="359" w:author="Bounleuth VONGMANY" w:date="2020-10-04T16:08:00Z">
        <w:r w:rsidR="00D27C05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>ິ</w:t>
        </w:r>
      </w:ins>
      <w:del w:id="360" w:author="Bounleuth VONGMANY" w:date="2020-10-04T16:08:00Z">
        <w:r w:rsidRPr="000B75BD" w:rsidDel="00D27C05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delText>ີ</w:delText>
        </w:r>
      </w:del>
      <w:r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ບາຍຄວາມໝາຍແຕ່ລະຂັ້ນຕ</w:t>
      </w:r>
      <w:del w:id="361" w:author="Bounleuth VONGMANY" w:date="2020-10-04T16:09:00Z">
        <w:r w:rsidRPr="000B75BD" w:rsidDel="00D27C05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delText>້</w:delText>
        </w:r>
      </w:del>
      <w:r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ອນວິທີການ</w:t>
      </w:r>
      <w:del w:id="362" w:author="Bounleuth VONGMANY" w:date="2020-10-04T14:51:00Z">
        <w:r w:rsidRPr="000B75BD" w:rsidDel="00A944E5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delText>ສ້າງ</w:delText>
        </w:r>
      </w:del>
      <w:ins w:id="363" w:author="Bounleuth VONGMANY" w:date="2020-10-04T14:51:00Z">
        <w:r w:rsidR="00A944E5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>ພັດທະນາ</w:t>
        </w:r>
      </w:ins>
      <w:r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ແບບທົດລອງ</w:t>
      </w:r>
    </w:p>
    <w:p w14:paraId="7F939791" w14:textId="072B86A6" w:rsidR="002A150E" w:rsidRPr="002061A2" w:rsidRDefault="002A150E" w:rsidP="002A150E">
      <w:pPr>
        <w:pStyle w:val="ListParagraph"/>
        <w:numPr>
          <w:ilvl w:val="0"/>
          <w:numId w:val="3"/>
        </w:numPr>
        <w:rPr>
          <w:rFonts w:ascii="Phetsarath OT" w:eastAsia="Phetsarath OT" w:hAnsi="Phetsarath OT" w:cs="Phetsarath OT"/>
          <w:sz w:val="24"/>
          <w:szCs w:val="24"/>
          <w:lang w:val="en-US" w:bidi="lo-LA"/>
        </w:rPr>
      </w:pPr>
      <w:r w:rsidRPr="00E85144">
        <w:rPr>
          <w:rFonts w:ascii="Phetsarath OT" w:eastAsia="Phetsarath OT" w:hAnsi="Phetsarath OT" w:cs="Phetsarath OT"/>
          <w:sz w:val="24"/>
          <w:szCs w:val="24"/>
          <w:lang w:val="en-US" w:bidi="lo-LA"/>
        </w:rPr>
        <w:t>Record video</w:t>
      </w:r>
      <w:r w:rsidRPr="002061A2">
        <w:rPr>
          <w:rFonts w:ascii="Phetsarath OT" w:eastAsia="Phetsarath OT" w:hAnsi="Phetsarath OT" w:cs="Phetsarath OT"/>
          <w:sz w:val="24"/>
          <w:szCs w:val="24"/>
          <w:lang w:val="en-US" w:bidi="lo-LA"/>
        </w:rPr>
        <w:t xml:space="preserve"> </w:t>
      </w:r>
      <w:r w:rsidRPr="002061A2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ໝາຍເຖ</w:t>
      </w:r>
      <w:ins w:id="364" w:author="Bounleuth VONGMANY" w:date="2020-10-04T16:09:00Z">
        <w:r w:rsidR="00D27C05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>ິ</w:t>
        </w:r>
      </w:ins>
      <w:del w:id="365" w:author="Bounleuth VONGMANY" w:date="2020-10-04T16:09:00Z">
        <w:r w:rsidRPr="002061A2" w:rsidDel="00D27C05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delText>ີ</w:delText>
        </w:r>
      </w:del>
      <w:r w:rsidRPr="002061A2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ງກ້ອງຖ່າຍຮູບເກັບເປັນວ</w:t>
      </w:r>
      <w:ins w:id="366" w:author="Bounleuth VONGMANY" w:date="2020-10-04T16:09:00Z">
        <w:r w:rsidR="00D27C05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>ິ</w:t>
        </w:r>
      </w:ins>
      <w:del w:id="367" w:author="Bounleuth VONGMANY" w:date="2020-10-04T16:09:00Z">
        <w:r w:rsidRPr="002061A2" w:rsidDel="00D27C05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delText>ີ</w:delText>
        </w:r>
      </w:del>
      <w:r w:rsidRPr="002061A2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ດີ</w:t>
      </w:r>
      <w:ins w:id="368" w:author="Bounleuth VONGMANY" w:date="2020-10-04T16:09:00Z">
        <w:r w:rsidR="00D27C05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>ໂອ</w:t>
        </w:r>
      </w:ins>
      <w:r w:rsidRPr="002061A2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 xml:space="preserve">ແລ້ວສົ່ງເປັນ </w:t>
      </w:r>
      <w:del w:id="369" w:author="Bounleuth VONGMANY" w:date="2020-10-04T15:04:00Z">
        <w:r w:rsidRPr="00D27C05" w:rsidDel="00163C1C">
          <w:rPr>
            <w:rFonts w:ascii="Times New Roman" w:eastAsia="Phetsarath OT" w:hAnsi="Times New Roman" w:cs="Times New Roman"/>
            <w:sz w:val="24"/>
            <w:szCs w:val="24"/>
            <w:lang w:val="en-US" w:bidi="lo-LA"/>
            <w:rPrChange w:id="370" w:author="Bounleuth VONGMANY" w:date="2020-10-04T16:09:00Z">
              <w:rPr>
                <w:rFonts w:ascii="Phetsarath OT" w:eastAsia="Phetsarath OT" w:hAnsi="Phetsarath OT" w:cs="Phetsarath OT"/>
                <w:sz w:val="24"/>
                <w:szCs w:val="24"/>
                <w:lang w:val="en-US" w:bidi="lo-LA"/>
              </w:rPr>
            </w:rPrChange>
          </w:rPr>
          <w:delText>Frame</w:delText>
        </w:r>
      </w:del>
      <w:ins w:id="371" w:author="Bounleuth VONGMANY" w:date="2020-10-04T15:04:00Z">
        <w:r w:rsidR="00163C1C" w:rsidRPr="00D27C05">
          <w:rPr>
            <w:rFonts w:ascii="Times New Roman" w:eastAsia="Phetsarath OT" w:hAnsi="Times New Roman" w:cs="Times New Roman"/>
            <w:sz w:val="24"/>
            <w:szCs w:val="24"/>
            <w:lang w:val="en-US" w:bidi="lo-LA"/>
            <w:rPrChange w:id="372" w:author="Bounleuth VONGMANY" w:date="2020-10-04T16:09:00Z">
              <w:rPr>
                <w:rFonts w:ascii="Phetsarath OT" w:eastAsia="Phetsarath OT" w:hAnsi="Phetsarath OT" w:cs="Phetsarath OT"/>
                <w:sz w:val="24"/>
                <w:szCs w:val="24"/>
                <w:lang w:val="en-US" w:bidi="lo-LA"/>
              </w:rPr>
            </w:rPrChange>
          </w:rPr>
          <w:t>Frame</w:t>
        </w:r>
      </w:ins>
      <w:r w:rsidRPr="002061A2">
        <w:rPr>
          <w:rFonts w:ascii="Phetsarath OT" w:eastAsia="Phetsarath OT" w:hAnsi="Phetsarath OT" w:cs="Phetsarath OT"/>
          <w:sz w:val="24"/>
          <w:szCs w:val="24"/>
          <w:lang w:val="en-US" w:bidi="lo-LA"/>
        </w:rPr>
        <w:t xml:space="preserve"> </w:t>
      </w:r>
      <w:r w:rsidRPr="002061A2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ເຂົ້າໃນລະບົບ</w:t>
      </w:r>
    </w:p>
    <w:p w14:paraId="01735DFC" w14:textId="3589F618" w:rsidR="002A150E" w:rsidRPr="002061A2" w:rsidRDefault="002A150E" w:rsidP="002A150E">
      <w:pPr>
        <w:pStyle w:val="ListParagraph"/>
        <w:numPr>
          <w:ilvl w:val="0"/>
          <w:numId w:val="3"/>
        </w:numPr>
        <w:rPr>
          <w:rFonts w:ascii="Phetsarath OT" w:eastAsia="Phetsarath OT" w:hAnsi="Phetsarath OT" w:cs="Phetsarath OT"/>
          <w:sz w:val="24"/>
          <w:szCs w:val="24"/>
          <w:lang w:val="en-US" w:bidi="lo-LA"/>
        </w:rPr>
      </w:pPr>
      <w:del w:id="373" w:author="Bounleuth VONGMANY" w:date="2020-10-04T15:04:00Z">
        <w:r w:rsidRPr="00941771" w:rsidDel="00163C1C">
          <w:rPr>
            <w:rFonts w:ascii="Times New Roman" w:eastAsia="Phetsarath OT" w:hAnsi="Times New Roman" w:cs="Times New Roman"/>
            <w:sz w:val="24"/>
            <w:szCs w:val="24"/>
            <w:lang w:val="en-US" w:bidi="lo-LA"/>
          </w:rPr>
          <w:delText>Frame</w:delText>
        </w:r>
      </w:del>
      <w:ins w:id="374" w:author="Bounleuth VONGMANY" w:date="2020-10-04T15:04:00Z">
        <w:r w:rsidR="00163C1C">
          <w:rPr>
            <w:rFonts w:ascii="Times New Roman" w:eastAsia="Phetsarath OT" w:hAnsi="Times New Roman" w:cs="Times New Roman"/>
            <w:sz w:val="24"/>
            <w:szCs w:val="24"/>
            <w:lang w:val="en-US" w:bidi="lo-LA"/>
          </w:rPr>
          <w:t>Frame</w:t>
        </w:r>
      </w:ins>
      <w:r w:rsidRPr="00941771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 xml:space="preserve"> Video</w:t>
      </w:r>
      <w:r w:rsidRPr="002061A2">
        <w:rPr>
          <w:rFonts w:ascii="Phetsarath OT" w:eastAsia="Phetsarath OT" w:hAnsi="Phetsarath OT" w:cs="Phetsarath OT"/>
          <w:sz w:val="24"/>
          <w:szCs w:val="24"/>
          <w:lang w:val="en-US" w:bidi="lo-LA"/>
        </w:rPr>
        <w:t xml:space="preserve"> </w:t>
      </w:r>
      <w:r w:rsidRPr="002061A2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ໝາຍເຖ</w:t>
      </w:r>
      <w:ins w:id="375" w:author="Bounleuth VONGMANY" w:date="2020-10-04T16:09:00Z">
        <w:r w:rsidR="00D27C05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>ິ</w:t>
        </w:r>
      </w:ins>
      <w:del w:id="376" w:author="Bounleuth VONGMANY" w:date="2020-10-04T16:09:00Z">
        <w:r w:rsidRPr="002061A2" w:rsidDel="00D27C05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delText>ີ</w:delText>
        </w:r>
      </w:del>
      <w:r w:rsidRPr="002061A2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ງວ</w:t>
      </w:r>
      <w:ins w:id="377" w:author="Bounleuth VONGMANY" w:date="2020-10-04T16:09:00Z">
        <w:r w:rsidR="00D27C05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>ິ</w:t>
        </w:r>
      </w:ins>
      <w:del w:id="378" w:author="Bounleuth VONGMANY" w:date="2020-10-04T16:09:00Z">
        <w:r w:rsidRPr="002061A2" w:rsidDel="00D27C05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delText>ີ</w:delText>
        </w:r>
      </w:del>
      <w:r w:rsidRPr="002061A2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ດີ</w:t>
      </w:r>
      <w:ins w:id="379" w:author="Bounleuth VONGMANY" w:date="2020-10-04T16:09:00Z">
        <w:r w:rsidR="00D27C05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>ໂອ</w:t>
        </w:r>
      </w:ins>
      <w:r w:rsidRPr="002061A2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ທີ</w:t>
      </w:r>
      <w:ins w:id="380" w:author="Bounleuth VONGMANY" w:date="2020-10-04T16:09:00Z">
        <w:r w:rsidR="00D27C05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>່</w:t>
        </w:r>
      </w:ins>
      <w:r w:rsidRPr="002061A2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 xml:space="preserve">ສົ່ງເຂົ້າໄປປະມວນຜົນໂດຍໃຊ້ </w:t>
      </w:r>
      <w:r w:rsidRPr="00D27C05">
        <w:rPr>
          <w:rFonts w:ascii="Times New Roman" w:eastAsia="Phetsarath OT" w:hAnsi="Times New Roman" w:cs="Times New Roman"/>
          <w:sz w:val="24"/>
          <w:szCs w:val="24"/>
          <w:lang w:val="en-US" w:bidi="lo-LA"/>
          <w:rPrChange w:id="381" w:author="Bounleuth VONGMANY" w:date="2020-10-04T16:10:00Z">
            <w:rPr>
              <w:rFonts w:ascii="Phetsarath OT" w:eastAsia="Phetsarath OT" w:hAnsi="Phetsarath OT" w:cs="Phetsarath OT"/>
              <w:sz w:val="24"/>
              <w:szCs w:val="24"/>
              <w:lang w:val="en-US" w:bidi="lo-LA"/>
            </w:rPr>
          </w:rPrChange>
        </w:rPr>
        <w:t>Convolution</w:t>
      </w:r>
      <w:ins w:id="382" w:author="Bounleuth VONGMANY" w:date="2020-10-04T16:10:00Z">
        <w:r w:rsidR="00D27C05">
          <w:rPr>
            <w:rFonts w:ascii="Times New Roman" w:eastAsia="Phetsarath OT" w:hAnsi="Times New Roman" w:cs="DokChampa"/>
            <w:sz w:val="24"/>
            <w:szCs w:val="24"/>
            <w:lang w:val="en-US" w:bidi="th-TH"/>
          </w:rPr>
          <w:t>s</w:t>
        </w:r>
      </w:ins>
    </w:p>
    <w:p w14:paraId="41E9395B" w14:textId="5903C734" w:rsidR="002A150E" w:rsidRPr="00941771" w:rsidRDefault="002A150E" w:rsidP="002A150E">
      <w:pPr>
        <w:pStyle w:val="ListParagraph"/>
        <w:numPr>
          <w:ilvl w:val="0"/>
          <w:numId w:val="3"/>
        </w:numPr>
        <w:rPr>
          <w:rFonts w:ascii="Times New Roman" w:eastAsia="Phetsarath OT" w:hAnsi="Times New Roman" w:cs="Times New Roman"/>
          <w:sz w:val="24"/>
          <w:szCs w:val="24"/>
          <w:lang w:val="en-US" w:bidi="lo-LA"/>
        </w:rPr>
      </w:pPr>
      <w:r w:rsidRPr="00941771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Convolutions</w:t>
      </w:r>
      <w:r w:rsidRPr="002061A2">
        <w:rPr>
          <w:rFonts w:ascii="Phetsarath OT" w:eastAsia="Phetsarath OT" w:hAnsi="Phetsarath OT" w:cs="Phetsarath OT" w:hint="eastAsia"/>
          <w:sz w:val="24"/>
          <w:szCs w:val="24"/>
          <w:cs/>
          <w:lang w:val="en-US" w:bidi="lo-LA"/>
        </w:rPr>
        <w:t xml:space="preserve"> ເປັນຂັ້ນຕອນທໍາອິດສໍາລັບການແຍກຄຸນລັກສະນະຂອງ</w:t>
      </w:r>
      <w:r w:rsidRPr="002061A2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ແຕ່</w:t>
      </w:r>
      <w:r w:rsidRPr="002061A2">
        <w:rPr>
          <w:rFonts w:ascii="Phetsarath OT" w:eastAsia="Phetsarath OT" w:hAnsi="Phetsarath OT" w:cs="Phetsarath OT"/>
          <w:sz w:val="24"/>
          <w:szCs w:val="24"/>
          <w:lang w:val="en-US" w:bidi="lo-LA"/>
        </w:rPr>
        <w:t xml:space="preserve"> </w:t>
      </w:r>
      <w:del w:id="383" w:author="Bounleuth VONGMANY" w:date="2020-10-04T15:04:00Z">
        <w:r w:rsidR="00941771" w:rsidRPr="00941771" w:rsidDel="00163C1C">
          <w:rPr>
            <w:rFonts w:ascii="Times New Roman" w:eastAsia="Phetsarath OT" w:hAnsi="Times New Roman" w:cs="Times New Roman"/>
            <w:sz w:val="24"/>
            <w:szCs w:val="24"/>
            <w:lang w:val="en-US" w:bidi="lo-LA"/>
          </w:rPr>
          <w:delText>F</w:delText>
        </w:r>
        <w:r w:rsidRPr="00941771" w:rsidDel="00163C1C">
          <w:rPr>
            <w:rFonts w:ascii="Times New Roman" w:eastAsia="Phetsarath OT" w:hAnsi="Times New Roman" w:cs="Times New Roman"/>
            <w:sz w:val="24"/>
            <w:szCs w:val="24"/>
            <w:lang w:val="en-US" w:bidi="lo-LA"/>
          </w:rPr>
          <w:delText>rame</w:delText>
        </w:r>
      </w:del>
      <w:ins w:id="384" w:author="Bounleuth VONGMANY" w:date="2020-10-04T15:04:00Z">
        <w:r w:rsidR="00163C1C">
          <w:rPr>
            <w:rFonts w:ascii="Times New Roman" w:eastAsia="Phetsarath OT" w:hAnsi="Times New Roman" w:cs="Times New Roman"/>
            <w:sz w:val="24"/>
            <w:szCs w:val="24"/>
            <w:lang w:val="en-US" w:bidi="lo-LA"/>
          </w:rPr>
          <w:t>Frame</w:t>
        </w:r>
      </w:ins>
      <w:r w:rsidRPr="00941771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 xml:space="preserve"> Video</w:t>
      </w:r>
      <w:r w:rsidRPr="002061A2">
        <w:rPr>
          <w:rFonts w:ascii="Phetsarath OT" w:eastAsia="Phetsarath OT" w:hAnsi="Phetsarath OT" w:cs="Phetsarath OT" w:hint="eastAsia"/>
          <w:sz w:val="24"/>
          <w:szCs w:val="24"/>
          <w:cs/>
          <w:lang w:val="en-US" w:bidi="lo-LA"/>
        </w:rPr>
        <w:t xml:space="preserve"> </w:t>
      </w:r>
      <w:r w:rsidRPr="002061A2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 xml:space="preserve">ທີ່ </w:t>
      </w:r>
      <w:r w:rsidRPr="00941771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 xml:space="preserve">Input </w:t>
      </w:r>
      <w:r w:rsidRPr="002061A2">
        <w:rPr>
          <w:rFonts w:ascii="Phetsarath OT" w:eastAsia="Phetsarath OT" w:hAnsi="Phetsarath OT" w:cs="Phetsarath OT" w:hint="eastAsia"/>
          <w:sz w:val="24"/>
          <w:szCs w:val="24"/>
          <w:cs/>
          <w:lang w:val="en-US" w:bidi="lo-LA"/>
        </w:rPr>
        <w:t xml:space="preserve">ແລະ ຮັກສາຄວາມສໍາພັນລະຫວ່າງ </w:t>
      </w:r>
      <w:r w:rsidRPr="00D27C05">
        <w:rPr>
          <w:rFonts w:ascii="Times New Roman" w:eastAsia="Phetsarath OT" w:hAnsi="Times New Roman" w:cs="Times New Roman"/>
          <w:sz w:val="24"/>
          <w:szCs w:val="24"/>
          <w:lang w:val="en-US" w:bidi="lo-LA"/>
          <w:rPrChange w:id="385" w:author="Bounleuth VONGMANY" w:date="2020-10-04T16:10:00Z">
            <w:rPr>
              <w:rFonts w:ascii="Phetsarath OT" w:eastAsia="Phetsarath OT" w:hAnsi="Phetsarath OT" w:cs="Phetsarath OT"/>
              <w:sz w:val="24"/>
              <w:szCs w:val="24"/>
              <w:lang w:val="en-US" w:bidi="lo-LA"/>
            </w:rPr>
          </w:rPrChange>
        </w:rPr>
        <w:t>Pixels</w:t>
      </w:r>
      <w:r w:rsidRPr="002061A2">
        <w:rPr>
          <w:rFonts w:ascii="Phetsarath OT" w:eastAsia="Phetsarath OT" w:hAnsi="Phetsarath OT" w:cs="Phetsarath OT" w:hint="eastAsia"/>
          <w:sz w:val="24"/>
          <w:szCs w:val="24"/>
          <w:lang w:val="en-US" w:bidi="lo-LA"/>
        </w:rPr>
        <w:t xml:space="preserve"> </w:t>
      </w:r>
      <w:r w:rsidRPr="002061A2">
        <w:rPr>
          <w:rFonts w:ascii="Phetsarath OT" w:eastAsia="Phetsarath OT" w:hAnsi="Phetsarath OT" w:cs="Phetsarath OT" w:hint="eastAsia"/>
          <w:sz w:val="24"/>
          <w:szCs w:val="24"/>
          <w:cs/>
          <w:lang w:val="en-US" w:bidi="lo-LA"/>
        </w:rPr>
        <w:t>ດ້ວຍການຮຽນຮູ້</w:t>
      </w:r>
      <w:del w:id="386" w:author="Bounleuth VONGMANY" w:date="2020-10-04T16:10:00Z">
        <w:r w:rsidRPr="002061A2" w:rsidDel="00D27C05">
          <w:rPr>
            <w:rFonts w:ascii="Phetsarath OT" w:eastAsia="Phetsarath OT" w:hAnsi="Phetsarath OT" w:cs="Phetsarath OT" w:hint="eastAsia"/>
            <w:sz w:val="24"/>
            <w:szCs w:val="24"/>
            <w:cs/>
            <w:lang w:val="en-US" w:bidi="lo-LA"/>
          </w:rPr>
          <w:delText>ຄຸນສົມບັດ</w:delText>
        </w:r>
      </w:del>
      <w:ins w:id="387" w:author="Bounleuth VONGMANY" w:date="2020-10-04T16:10:00Z">
        <w:r w:rsidR="00D27C05" w:rsidRPr="002061A2">
          <w:rPr>
            <w:rFonts w:ascii="Phetsarath OT" w:eastAsia="Phetsarath OT" w:hAnsi="Phetsarath OT" w:cs="Phetsarath OT" w:hint="eastAsia"/>
            <w:sz w:val="24"/>
            <w:szCs w:val="24"/>
            <w:cs/>
            <w:lang w:val="en-US" w:bidi="lo-LA"/>
          </w:rPr>
          <w:t>ຄຸນ</w:t>
        </w:r>
        <w:r w:rsidR="00D27C05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>ລັກສ</w:t>
        </w:r>
      </w:ins>
      <w:ins w:id="388" w:author="Bounleuth VONGMANY" w:date="2020-10-04T16:11:00Z">
        <w:r w:rsidR="00D27C05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>ະນະ</w:t>
        </w:r>
      </w:ins>
      <w:r w:rsidRPr="002061A2">
        <w:rPr>
          <w:rFonts w:ascii="Phetsarath OT" w:eastAsia="Phetsarath OT" w:hAnsi="Phetsarath OT" w:cs="Phetsarath OT" w:hint="eastAsia"/>
          <w:sz w:val="24"/>
          <w:szCs w:val="24"/>
          <w:cs/>
          <w:lang w:val="en-US" w:bidi="lo-LA"/>
        </w:rPr>
        <w:t>ຂອງຮູບພາບໂດຍໃຊ້ຂໍ້ມູນພາບ</w:t>
      </w:r>
      <w:r w:rsidRPr="002061A2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ແຍກ</w:t>
      </w:r>
      <w:ins w:id="389" w:author="Bounleuth VONGMANY" w:date="2020-10-04T16:11:00Z">
        <w:r w:rsidR="00D27C05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>ອອກ</w:t>
        </w:r>
      </w:ins>
      <w:r w:rsidRPr="002061A2">
        <w:rPr>
          <w:rFonts w:ascii="Phetsarath OT" w:eastAsia="Phetsarath OT" w:hAnsi="Phetsarath OT" w:cs="Phetsarath OT" w:hint="eastAsia"/>
          <w:sz w:val="24"/>
          <w:szCs w:val="24"/>
          <w:cs/>
          <w:lang w:val="en-US" w:bidi="lo-LA"/>
        </w:rPr>
        <w:t>ເປັນໜ້າຕ່າງນ້ອຍໆ</w:t>
      </w:r>
      <w:r w:rsidRPr="002061A2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 xml:space="preserve"> ແລ້ວ</w:t>
      </w:r>
      <w:del w:id="390" w:author="Bounleuth VONGMANY" w:date="2020-10-04T16:11:00Z">
        <w:r w:rsidRPr="002061A2" w:rsidDel="00D27C05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delText>ເຮັດ</w:delText>
        </w:r>
      </w:del>
      <w:r w:rsidRPr="002061A2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ສະກັດ</w:t>
      </w:r>
      <w:ins w:id="391" w:author="Bounleuth VONGMANY" w:date="2020-10-04T16:11:00Z">
        <w:r w:rsidR="00D27C05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>ເອົາ</w:t>
        </w:r>
      </w:ins>
      <w:r w:rsidRPr="002061A2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ຄຸນລັກສະນະໂດຍ</w:t>
      </w:r>
      <w:r w:rsidRPr="002061A2">
        <w:rPr>
          <w:rFonts w:ascii="Phetsarath OT" w:eastAsia="Phetsarath OT" w:hAnsi="Phetsarath OT" w:cs="Phetsarath OT" w:hint="eastAsia"/>
          <w:sz w:val="24"/>
          <w:szCs w:val="24"/>
          <w:cs/>
          <w:lang w:val="en-US" w:bidi="lo-LA"/>
        </w:rPr>
        <w:t>ການຄໍານວນທາງຄະນິດສາດທີ່ໃຊ້</w:t>
      </w:r>
      <w:ins w:id="392" w:author="Bounleuth VONGMANY" w:date="2020-10-04T16:11:00Z">
        <w:r w:rsidR="00D27C05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>ໃນ</w:t>
        </w:r>
      </w:ins>
      <w:r w:rsidRPr="002061A2">
        <w:rPr>
          <w:rFonts w:ascii="Phetsarath OT" w:eastAsia="Phetsarath OT" w:hAnsi="Phetsarath OT" w:cs="Phetsarath OT" w:hint="eastAsia"/>
          <w:sz w:val="24"/>
          <w:szCs w:val="24"/>
          <w:cs/>
          <w:lang w:val="en-US" w:bidi="lo-LA"/>
        </w:rPr>
        <w:t>ການຄໍານວນ</w:t>
      </w:r>
      <w:ins w:id="393" w:author="Bounleuth VONGMANY" w:date="2020-10-04T16:12:00Z">
        <w:r w:rsidR="00D27C05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>ຊອກຫາ</w:t>
        </w:r>
      </w:ins>
      <w:r w:rsidRPr="002061A2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 xml:space="preserve">ຄ່າ </w:t>
      </w:r>
      <w:r w:rsidRPr="00941771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H*W*D (H = Height, W = Width, D = Dimension)</w:t>
      </w:r>
    </w:p>
    <w:p w14:paraId="2B4A235D" w14:textId="162F27CE" w:rsidR="002A150E" w:rsidRPr="002061A2" w:rsidRDefault="002A150E" w:rsidP="002A150E">
      <w:pPr>
        <w:pStyle w:val="ListParagraph"/>
        <w:numPr>
          <w:ilvl w:val="0"/>
          <w:numId w:val="3"/>
        </w:numPr>
        <w:rPr>
          <w:rFonts w:ascii="Phetsarath OT" w:eastAsia="Phetsarath OT" w:hAnsi="Phetsarath OT" w:cs="Phetsarath OT"/>
          <w:sz w:val="24"/>
          <w:szCs w:val="24"/>
          <w:lang w:val="en-US" w:bidi="lo-LA"/>
        </w:rPr>
      </w:pPr>
      <w:r w:rsidRPr="00D27C05">
        <w:rPr>
          <w:rFonts w:ascii="Times New Roman" w:eastAsia="Phetsarath OT" w:hAnsi="Times New Roman" w:cs="Times New Roman"/>
          <w:sz w:val="24"/>
          <w:szCs w:val="24"/>
          <w:lang w:val="en-US" w:bidi="lo-LA"/>
          <w:rPrChange w:id="394" w:author="Bounleuth VONGMANY" w:date="2020-10-04T16:11:00Z">
            <w:rPr>
              <w:rFonts w:ascii="Phetsarath OT" w:eastAsia="Phetsarath OT" w:hAnsi="Phetsarath OT" w:cs="Phetsarath OT"/>
              <w:sz w:val="24"/>
              <w:szCs w:val="24"/>
              <w:lang w:val="en-US" w:bidi="lo-LA"/>
            </w:rPr>
          </w:rPrChange>
        </w:rPr>
        <w:t>Pooling</w:t>
      </w:r>
      <w:r w:rsidRPr="002061A2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 xml:space="preserve"> ເປັນການ</w:t>
      </w:r>
      <w:r w:rsidRPr="002061A2">
        <w:rPr>
          <w:rFonts w:ascii="Phetsarath OT" w:eastAsia="Phetsarath OT" w:hAnsi="Phetsarath OT" w:cs="Phetsarath OT"/>
          <w:sz w:val="24"/>
          <w:szCs w:val="24"/>
          <w:cs/>
          <w:lang w:val="en-US" w:bidi="lo-LA"/>
        </w:rPr>
        <w:t>ເອົາອົງປະກອບ</w:t>
      </w:r>
      <w:ins w:id="395" w:author="Bounleuth VONGMANY" w:date="2020-10-04T16:13:00Z">
        <w:r w:rsidR="00D27C05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>ຂອງຄຸນລັກສະນະຄ່າ</w:t>
        </w:r>
      </w:ins>
      <w:r w:rsidRPr="002061A2">
        <w:rPr>
          <w:rFonts w:ascii="Phetsarath OT" w:eastAsia="Phetsarath OT" w:hAnsi="Phetsarath OT" w:cs="Phetsarath OT"/>
          <w:sz w:val="24"/>
          <w:szCs w:val="24"/>
          <w:cs/>
          <w:lang w:val="en-US" w:bidi="lo-LA"/>
        </w:rPr>
        <w:t>ໃຫຍ່ສຸດທີ່ຫາໄດ້</w:t>
      </w:r>
      <w:ins w:id="396" w:author="Bounleuth VONGMANY" w:date="2020-10-04T16:12:00Z">
        <w:r w:rsidR="00D27C05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>ຈາກ</w:t>
        </w:r>
      </w:ins>
      <w:r w:rsidRPr="002061A2">
        <w:rPr>
          <w:rFonts w:ascii="Phetsarath OT" w:eastAsia="Phetsarath OT" w:hAnsi="Phetsarath OT" w:cs="Phetsarath OT"/>
          <w:sz w:val="24"/>
          <w:szCs w:val="24"/>
          <w:cs/>
          <w:lang w:val="en-US" w:bidi="lo-LA"/>
        </w:rPr>
        <w:t>ຄຸນລັກສະນະມາ</w:t>
      </w:r>
      <w:ins w:id="397" w:author="Bounleuth VONGMANY" w:date="2020-10-04T16:13:00Z">
        <w:r w:rsidR="00D27C05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>ຈາກ</w:t>
        </w:r>
      </w:ins>
      <w:del w:id="398" w:author="Bounleuth VONGMANY" w:date="2020-10-04T16:12:00Z">
        <w:r w:rsidRPr="002061A2" w:rsidDel="00D27C05">
          <w:rPr>
            <w:rFonts w:ascii="Phetsarath OT" w:eastAsia="Phetsarath OT" w:hAnsi="Phetsarath OT" w:cs="Phetsarath OT"/>
            <w:sz w:val="24"/>
            <w:szCs w:val="24"/>
            <w:cs/>
            <w:lang w:val="en-US" w:bidi="lo-LA"/>
          </w:rPr>
          <w:delText>ຈັກ</w:delText>
        </w:r>
      </w:del>
      <w:r w:rsidRPr="002061A2">
        <w:rPr>
          <w:rFonts w:ascii="Phetsarath OT" w:eastAsia="Phetsarath OT" w:hAnsi="Phetsarath OT" w:cs="Phetsarath OT"/>
          <w:sz w:val="24"/>
          <w:szCs w:val="24"/>
          <w:cs/>
          <w:lang w:val="en-US" w:bidi="lo-LA"/>
        </w:rPr>
        <w:t xml:space="preserve">ຂັ້ນຕອນ </w:t>
      </w:r>
      <w:r w:rsidRPr="00D27C05">
        <w:rPr>
          <w:rFonts w:ascii="Times New Roman" w:eastAsia="Phetsarath OT" w:hAnsi="Times New Roman" w:cs="Times New Roman"/>
          <w:sz w:val="24"/>
          <w:szCs w:val="24"/>
          <w:lang w:val="en-US" w:bidi="lo-LA"/>
          <w:rPrChange w:id="399" w:author="Bounleuth VONGMANY" w:date="2020-10-04T16:14:00Z">
            <w:rPr>
              <w:rFonts w:ascii="Phetsarath OT" w:eastAsia="Phetsarath OT" w:hAnsi="Phetsarath OT" w:cs="Phetsarath OT"/>
              <w:sz w:val="24"/>
              <w:szCs w:val="24"/>
              <w:lang w:val="en-US" w:bidi="lo-LA"/>
            </w:rPr>
          </w:rPrChange>
        </w:rPr>
        <w:t>Convolutions</w:t>
      </w:r>
      <w:r w:rsidRPr="002061A2">
        <w:rPr>
          <w:rFonts w:ascii="Phetsarath OT" w:eastAsia="Phetsarath OT" w:hAnsi="Phetsarath OT" w:cs="Phetsarath OT" w:hint="eastAsia"/>
          <w:sz w:val="24"/>
          <w:szCs w:val="24"/>
          <w:cs/>
          <w:lang w:val="en-US" w:bidi="lo-LA"/>
        </w:rPr>
        <w:t xml:space="preserve"> </w:t>
      </w:r>
      <w:r w:rsidRPr="002061A2">
        <w:rPr>
          <w:rFonts w:ascii="Phetsarath OT" w:eastAsia="Phetsarath OT" w:hAnsi="Phetsarath OT" w:cs="Phetsarath OT"/>
          <w:sz w:val="24"/>
          <w:szCs w:val="24"/>
          <w:cs/>
          <w:lang w:val="en-US" w:bidi="lo-LA"/>
        </w:rPr>
        <w:t xml:space="preserve">ໂດຍການກໍານົດ </w:t>
      </w:r>
      <w:r w:rsidRPr="00941771">
        <w:rPr>
          <w:rFonts w:ascii="Times New Roman" w:eastAsia="Phetsarath OT" w:hAnsi="Times New Roman" w:cs="Times New Roman"/>
          <w:sz w:val="24"/>
          <w:szCs w:val="24"/>
          <w:cs/>
          <w:lang w:val="en-US" w:bidi="lo-LA"/>
        </w:rPr>
        <w:t xml:space="preserve">2 </w:t>
      </w:r>
      <w:r w:rsidRPr="00941771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 xml:space="preserve">x </w:t>
      </w:r>
      <w:r w:rsidRPr="00941771">
        <w:rPr>
          <w:rFonts w:ascii="Times New Roman" w:eastAsia="Phetsarath OT" w:hAnsi="Times New Roman" w:cs="Times New Roman"/>
          <w:sz w:val="24"/>
          <w:szCs w:val="24"/>
          <w:cs/>
          <w:lang w:val="en-US" w:bidi="lo-LA"/>
        </w:rPr>
        <w:t xml:space="preserve">2 </w:t>
      </w:r>
      <w:r w:rsidRPr="00941771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Filters</w:t>
      </w:r>
    </w:p>
    <w:p w14:paraId="62B08231" w14:textId="6A463ED2" w:rsidR="00D151CC" w:rsidRPr="000A5F23" w:rsidRDefault="002A150E" w:rsidP="002061A2">
      <w:pPr>
        <w:pStyle w:val="ListParagraph"/>
        <w:numPr>
          <w:ilvl w:val="0"/>
          <w:numId w:val="3"/>
        </w:numPr>
        <w:rPr>
          <w:rFonts w:ascii="Phetsarath OT" w:eastAsia="Phetsarath OT" w:hAnsi="Phetsarath OT" w:cs="Phetsarath OT"/>
          <w:sz w:val="28"/>
          <w:szCs w:val="28"/>
          <w:lang w:val="en-US" w:bidi="lo-LA"/>
        </w:rPr>
      </w:pPr>
      <w:r w:rsidRPr="00941771">
        <w:rPr>
          <w:rFonts w:ascii="Times New Roman" w:eastAsia="Phetsarath OT" w:hAnsi="Times New Roman" w:cs="Times New Roman"/>
          <w:sz w:val="24"/>
          <w:szCs w:val="24"/>
          <w:lang w:bidi="lo-LA"/>
        </w:rPr>
        <w:t>Fully connection</w:t>
      </w:r>
      <w:r w:rsidR="002061A2" w:rsidRPr="00941771">
        <w:rPr>
          <w:rFonts w:ascii="Times New Roman" w:eastAsia="Phetsarath OT" w:hAnsi="Times New Roman" w:cs="Times New Roman"/>
          <w:sz w:val="24"/>
          <w:szCs w:val="24"/>
          <w:lang w:bidi="lo-LA"/>
        </w:rPr>
        <w:t xml:space="preserve"> </w:t>
      </w:r>
      <w:r w:rsidR="002061A2" w:rsidRPr="00D27C05">
        <w:rPr>
          <w:rFonts w:ascii="Phetsarath OT" w:eastAsia="Phetsarath OT" w:hAnsi="Phetsarath OT" w:cs="Phetsarath OT" w:hint="cs"/>
          <w:sz w:val="24"/>
          <w:szCs w:val="24"/>
          <w:cs/>
          <w:lang w:bidi="lo-LA"/>
          <w:rPrChange w:id="400" w:author="Bounleuth VONGMANY" w:date="2020-10-04T16:12:00Z">
            <w:rPr>
              <w:rFonts w:ascii="DokChampa" w:eastAsia="Phetsarath OT" w:hAnsi="DokChampa" w:cs="DokChampa" w:hint="cs"/>
              <w:sz w:val="24"/>
              <w:szCs w:val="24"/>
              <w:cs/>
              <w:lang w:bidi="lo-LA"/>
            </w:rPr>
          </w:rPrChange>
        </w:rPr>
        <w:t>ແລະ</w:t>
      </w:r>
      <w:r w:rsidR="002061A2" w:rsidRPr="00941771">
        <w:rPr>
          <w:rFonts w:ascii="Times New Roman" w:eastAsia="Phetsarath OT" w:hAnsi="Times New Roman" w:cs="Times New Roman"/>
          <w:sz w:val="24"/>
          <w:szCs w:val="24"/>
          <w:cs/>
          <w:lang w:bidi="lo-LA"/>
        </w:rPr>
        <w:t xml:space="preserve"> </w:t>
      </w:r>
      <w:ins w:id="401" w:author="Bounleuth VONGMANY" w:date="2020-10-04T16:15:00Z">
        <w:r w:rsidR="00BB0F64">
          <w:rPr>
            <w:rFonts w:ascii="Times New Roman" w:eastAsia="Phetsarath OT" w:hAnsi="Times New Roman" w:cs="Times New Roman"/>
            <w:sz w:val="24"/>
            <w:szCs w:val="24"/>
            <w:lang w:val="en-US" w:bidi="lo-LA"/>
          </w:rPr>
          <w:t>M</w:t>
        </w:r>
      </w:ins>
      <w:del w:id="402" w:author="Bounleuth VONGMANY" w:date="2020-10-04T16:15:00Z">
        <w:r w:rsidR="002061A2" w:rsidRPr="00941771" w:rsidDel="00BB0F64">
          <w:rPr>
            <w:rFonts w:ascii="Times New Roman" w:eastAsia="Phetsarath OT" w:hAnsi="Times New Roman" w:cs="Times New Roman"/>
            <w:sz w:val="24"/>
            <w:szCs w:val="24"/>
            <w:lang w:val="en-US" w:bidi="lo-LA"/>
          </w:rPr>
          <w:delText>m</w:delText>
        </w:r>
      </w:del>
      <w:r w:rsidR="002061A2" w:rsidRPr="00941771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odel</w:t>
      </w:r>
      <w:r w:rsidRPr="002061A2">
        <w:rPr>
          <w:rFonts w:ascii="Phetsarath OT" w:eastAsia="Phetsarath OT" w:hAnsi="Phetsarath OT" w:cs="Phetsarath OT" w:hint="eastAsia"/>
          <w:sz w:val="24"/>
          <w:szCs w:val="24"/>
          <w:lang w:bidi="lo-LA"/>
        </w:rPr>
        <w:t xml:space="preserve"> </w:t>
      </w:r>
      <w:del w:id="403" w:author="Bounleuth VONGMANY" w:date="2020-10-04T16:14:00Z">
        <w:r w:rsidRPr="002061A2" w:rsidDel="00BB0F64">
          <w:rPr>
            <w:rFonts w:ascii="Phetsarath OT" w:eastAsia="Phetsarath OT" w:hAnsi="Phetsarath OT" w:cs="Phetsarath OT" w:hint="eastAsia"/>
            <w:sz w:val="24"/>
            <w:szCs w:val="24"/>
            <w:cs/>
            <w:lang w:val="en-US" w:bidi="lo-LA"/>
          </w:rPr>
          <w:delText>ເປັນຕົວ</w:delText>
        </w:r>
      </w:del>
      <w:r w:rsidRPr="002061A2">
        <w:rPr>
          <w:rFonts w:ascii="Phetsarath OT" w:eastAsia="Phetsarath OT" w:hAnsi="Phetsarath OT" w:cs="Phetsarath OT" w:hint="eastAsia"/>
          <w:sz w:val="24"/>
          <w:szCs w:val="24"/>
          <w:cs/>
          <w:lang w:val="en-US" w:bidi="lo-LA"/>
        </w:rPr>
        <w:t>ເຮັດໜ້າທີ່ສໍາລັບການຮຽນຮູ້ ແລະ ຈໍາແນກ</w:t>
      </w:r>
      <w:del w:id="404" w:author="Bounleuth VONGMANY" w:date="2020-10-04T16:16:00Z">
        <w:r w:rsidRPr="002061A2" w:rsidDel="00BB0F64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delText>ແຍກ</w:delText>
        </w:r>
      </w:del>
      <w:r w:rsidRPr="002061A2">
        <w:rPr>
          <w:rFonts w:ascii="Phetsarath OT" w:eastAsia="Phetsarath OT" w:hAnsi="Phetsarath OT" w:cs="Phetsarath OT" w:hint="eastAsia"/>
          <w:sz w:val="24"/>
          <w:szCs w:val="24"/>
          <w:cs/>
          <w:lang w:val="en-US" w:bidi="lo-LA"/>
        </w:rPr>
        <w:t>ປະເພດຂອງ</w:t>
      </w:r>
      <w:del w:id="405" w:author="Bounleuth VONGMANY" w:date="2020-10-04T16:14:00Z">
        <w:r w:rsidRPr="002061A2" w:rsidDel="00BB0F64">
          <w:rPr>
            <w:rFonts w:ascii="Phetsarath OT" w:eastAsia="Phetsarath OT" w:hAnsi="Phetsarath OT" w:cs="Phetsarath OT" w:hint="eastAsia"/>
            <w:sz w:val="24"/>
            <w:szCs w:val="24"/>
            <w:cs/>
            <w:lang w:val="en-US" w:bidi="lo-LA"/>
          </w:rPr>
          <w:delText>ວັດຖຸ</w:delText>
        </w:r>
      </w:del>
      <w:ins w:id="406" w:author="Bounleuth VONGMANY" w:date="2020-10-04T16:14:00Z">
        <w:r w:rsidR="00BB0F64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>ລົດ</w:t>
        </w:r>
      </w:ins>
      <w:r w:rsidRPr="002061A2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ໂດຍການເອົາຂໍ້ມູນແຕ່</w:t>
      </w:r>
      <w:r w:rsidRPr="002061A2">
        <w:rPr>
          <w:rFonts w:ascii="Phetsarath OT" w:eastAsia="Phetsarath OT" w:hAnsi="Phetsarath OT" w:cs="Phetsarath OT"/>
          <w:sz w:val="24"/>
          <w:szCs w:val="24"/>
          <w:lang w:val="en-US" w:bidi="lo-LA"/>
        </w:rPr>
        <w:t xml:space="preserve"> </w:t>
      </w:r>
      <w:del w:id="407" w:author="Bounleuth VONGMANY" w:date="2020-10-04T15:04:00Z">
        <w:r w:rsidRPr="00992753" w:rsidDel="00163C1C">
          <w:rPr>
            <w:rFonts w:ascii="Times New Roman" w:eastAsia="Phetsarath OT" w:hAnsi="Times New Roman" w:cs="Times New Roman"/>
            <w:sz w:val="24"/>
            <w:szCs w:val="24"/>
            <w:lang w:val="en-US" w:bidi="lo-LA"/>
            <w:rPrChange w:id="408" w:author="Bounleuth VONGMANY" w:date="2020-10-04T16:17:00Z">
              <w:rPr>
                <w:rFonts w:ascii="Phetsarath OT" w:eastAsia="Phetsarath OT" w:hAnsi="Phetsarath OT" w:cs="Phetsarath OT"/>
                <w:sz w:val="24"/>
                <w:szCs w:val="24"/>
                <w:lang w:val="en-US" w:bidi="lo-LA"/>
              </w:rPr>
            </w:rPrChange>
          </w:rPr>
          <w:delText>frame</w:delText>
        </w:r>
      </w:del>
      <w:ins w:id="409" w:author="Bounleuth VONGMANY" w:date="2020-10-04T15:04:00Z">
        <w:r w:rsidR="00163C1C" w:rsidRPr="00992753">
          <w:rPr>
            <w:rFonts w:ascii="Times New Roman" w:eastAsia="Phetsarath OT" w:hAnsi="Times New Roman" w:cs="Times New Roman"/>
            <w:sz w:val="24"/>
            <w:szCs w:val="24"/>
            <w:lang w:val="en-US" w:bidi="lo-LA"/>
            <w:rPrChange w:id="410" w:author="Bounleuth VONGMANY" w:date="2020-10-04T16:17:00Z">
              <w:rPr>
                <w:rFonts w:ascii="Phetsarath OT" w:eastAsia="Phetsarath OT" w:hAnsi="Phetsarath OT" w:cs="Phetsarath OT"/>
                <w:sz w:val="24"/>
                <w:szCs w:val="24"/>
                <w:lang w:val="en-US" w:bidi="lo-LA"/>
              </w:rPr>
            </w:rPrChange>
          </w:rPr>
          <w:t>Frame</w:t>
        </w:r>
      </w:ins>
      <w:r w:rsidRPr="002061A2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 xml:space="preserve"> </w:t>
      </w:r>
      <w:del w:id="411" w:author="Bounleuth VONGMANY" w:date="2020-10-04T14:38:00Z">
        <w:r w:rsidRPr="002061A2" w:rsidDel="00627E1C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delText>ວິດີໂອ</w:delText>
        </w:r>
      </w:del>
      <w:ins w:id="412" w:author="Bounleuth VONGMANY" w:date="2020-10-04T14:53:00Z">
        <w:r w:rsidR="00A944E5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>ວິດີໂອ</w:t>
        </w:r>
      </w:ins>
      <w:r w:rsidR="002061A2" w:rsidRPr="002061A2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ໄປປຽບທຽບກັບຂໍ້ມູນທີ</w:t>
      </w:r>
      <w:ins w:id="413" w:author="Bounleuth VONGMANY" w:date="2020-10-04T16:15:00Z">
        <w:r w:rsidR="00BB0F64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>່</w:t>
        </w:r>
      </w:ins>
      <w:r w:rsidR="002061A2" w:rsidRPr="002061A2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 xml:space="preserve">ມີໃນ </w:t>
      </w:r>
      <w:del w:id="414" w:author="Bounleuth VONGMANY" w:date="2020-10-04T16:15:00Z">
        <w:r w:rsidR="002061A2" w:rsidRPr="00941771" w:rsidDel="00BB0F64">
          <w:rPr>
            <w:rFonts w:ascii="Times New Roman" w:eastAsia="Phetsarath OT" w:hAnsi="Times New Roman" w:cs="Times New Roman"/>
            <w:sz w:val="24"/>
            <w:szCs w:val="24"/>
            <w:lang w:val="en-US" w:bidi="lo-LA"/>
          </w:rPr>
          <w:delText>model</w:delText>
        </w:r>
      </w:del>
      <w:ins w:id="415" w:author="Bounleuth VONGMANY" w:date="2020-10-04T16:15:00Z">
        <w:r w:rsidR="00BB0F64">
          <w:rPr>
            <w:rFonts w:ascii="Times New Roman" w:eastAsia="Phetsarath OT" w:hAnsi="Times New Roman" w:cs="Times New Roman"/>
            <w:sz w:val="24"/>
            <w:szCs w:val="24"/>
            <w:lang w:val="en-US" w:bidi="lo-LA"/>
          </w:rPr>
          <w:t>M</w:t>
        </w:r>
        <w:r w:rsidR="00BB0F64" w:rsidRPr="00941771">
          <w:rPr>
            <w:rFonts w:ascii="Times New Roman" w:eastAsia="Phetsarath OT" w:hAnsi="Times New Roman" w:cs="Times New Roman"/>
            <w:sz w:val="24"/>
            <w:szCs w:val="24"/>
            <w:lang w:val="en-US" w:bidi="lo-LA"/>
          </w:rPr>
          <w:t>odel</w:t>
        </w:r>
      </w:ins>
    </w:p>
    <w:p w14:paraId="7F522E42" w14:textId="08668493" w:rsidR="000A5F23" w:rsidRPr="000A5F23" w:rsidRDefault="000A5F23" w:rsidP="0055369A">
      <w:pPr>
        <w:pStyle w:val="ListParagraph"/>
        <w:numPr>
          <w:ilvl w:val="0"/>
          <w:numId w:val="2"/>
        </w:numPr>
        <w:tabs>
          <w:tab w:val="left" w:pos="567"/>
        </w:tabs>
        <w:ind w:left="567" w:hanging="567"/>
        <w:rPr>
          <w:rFonts w:ascii="Phetsarath OT" w:eastAsia="Phetsarath OT" w:hAnsi="Phetsarath OT" w:cs="Phetsarath OT"/>
          <w:sz w:val="28"/>
          <w:szCs w:val="28"/>
          <w:lang w:val="en-US" w:bidi="lo-LA"/>
        </w:rPr>
      </w:pPr>
      <w:r w:rsidRPr="000A5F23">
        <w:rPr>
          <w:rFonts w:ascii="Phetsarath OT" w:eastAsia="Phetsarath OT" w:hAnsi="Phetsarath OT" w:cs="Phetsarath OT" w:hint="cs"/>
          <w:b/>
          <w:bCs/>
          <w:sz w:val="28"/>
          <w:szCs w:val="28"/>
          <w:cs/>
        </w:rPr>
        <w:t>ຜົນການຄົ້ນຄວ້າ</w:t>
      </w:r>
    </w:p>
    <w:p w14:paraId="5FF8BD43" w14:textId="6BA989A0" w:rsidR="000A5F23" w:rsidRPr="000B75BD" w:rsidRDefault="000A5F23" w:rsidP="0055369A">
      <w:pPr>
        <w:ind w:firstLine="567"/>
        <w:jc w:val="thaiDistribute"/>
        <w:rPr>
          <w:rFonts w:ascii="Phetsarath OT" w:eastAsia="Phetsarath OT" w:hAnsi="Phetsarath OT" w:cs="Phetsarath OT"/>
          <w:sz w:val="24"/>
          <w:szCs w:val="24"/>
          <w:lang w:val="en-US" w:bidi="lo-LA"/>
        </w:rPr>
      </w:pPr>
      <w:r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ຜົນການຄົ້ນຄ</w:t>
      </w:r>
      <w:del w:id="416" w:author="Bounleuth VONGMANY" w:date="2020-10-04T16:17:00Z">
        <w:r w:rsidRPr="000B75BD" w:rsidDel="00992753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delText>້</w:delText>
        </w:r>
      </w:del>
      <w:r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ວ</w:t>
      </w:r>
      <w:ins w:id="417" w:author="Bounleuth VONGMANY" w:date="2020-10-04T16:17:00Z">
        <w:r w:rsidR="00992753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>້</w:t>
        </w:r>
      </w:ins>
      <w:r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າວ</w:t>
      </w:r>
      <w:ins w:id="418" w:author="Bounleuth VONGMANY" w:date="2020-10-04T16:17:00Z">
        <w:r w:rsidR="00992753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>ິ</w:t>
        </w:r>
      </w:ins>
      <w:del w:id="419" w:author="Bounleuth VONGMANY" w:date="2020-10-04T16:17:00Z">
        <w:r w:rsidRPr="000B75BD" w:rsidDel="00992753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delText>ີ</w:delText>
        </w:r>
      </w:del>
      <w:r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ໄຈຄັ້ງນີ້ແມ່ນສຶກສາວິທີການ</w:t>
      </w:r>
      <w:del w:id="420" w:author="Bounleuth VONGMANY" w:date="2020-10-04T14:51:00Z">
        <w:r w:rsidRPr="000B75BD" w:rsidDel="00A944E5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delText>ສ້າງ</w:delText>
        </w:r>
      </w:del>
      <w:ins w:id="421" w:author="Bounleuth VONGMANY" w:date="2020-10-04T14:51:00Z">
        <w:r w:rsidR="00A944E5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>ພັດທະນາ</w:t>
        </w:r>
      </w:ins>
      <w:r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ແມ່ແບບ</w:t>
      </w:r>
      <w:r w:rsidRPr="000B75BD">
        <w:rPr>
          <w:rFonts w:ascii="Phetsarath OT" w:eastAsia="Phetsarath OT" w:hAnsi="Phetsarath OT" w:cs="Phetsarath OT"/>
          <w:sz w:val="24"/>
          <w:szCs w:val="24"/>
          <w:lang w:val="en-US" w:bidi="lo-LA"/>
        </w:rPr>
        <w:t xml:space="preserve"> (</w:t>
      </w:r>
      <w:ins w:id="422" w:author="Bounleuth VONGMANY" w:date="2020-10-04T16:17:00Z">
        <w:r w:rsidR="00992753">
          <w:rPr>
            <w:rFonts w:ascii="Times New Roman" w:eastAsia="Phetsarath OT" w:hAnsi="Times New Roman" w:cs="Times New Roman"/>
            <w:sz w:val="24"/>
            <w:szCs w:val="24"/>
            <w:lang w:val="en-US" w:bidi="lo-LA"/>
          </w:rPr>
          <w:t>M</w:t>
        </w:r>
      </w:ins>
      <w:del w:id="423" w:author="Bounleuth VONGMANY" w:date="2020-10-04T16:17:00Z">
        <w:r w:rsidRPr="00941771" w:rsidDel="00992753">
          <w:rPr>
            <w:rFonts w:ascii="Times New Roman" w:eastAsia="Phetsarath OT" w:hAnsi="Times New Roman" w:cs="Times New Roman"/>
            <w:sz w:val="24"/>
            <w:szCs w:val="24"/>
            <w:lang w:val="en-US" w:bidi="lo-LA"/>
          </w:rPr>
          <w:delText>m</w:delText>
        </w:r>
      </w:del>
      <w:r w:rsidRPr="00941771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odel</w:t>
      </w:r>
      <w:r w:rsidRPr="000B75BD">
        <w:rPr>
          <w:rFonts w:ascii="Phetsarath OT" w:eastAsia="Phetsarath OT" w:hAnsi="Phetsarath OT" w:cs="Phetsarath OT"/>
          <w:sz w:val="24"/>
          <w:szCs w:val="24"/>
          <w:lang w:val="en-US" w:bidi="lo-LA"/>
        </w:rPr>
        <w:t xml:space="preserve">) </w:t>
      </w:r>
      <w:del w:id="424" w:author="Bounleuth VONGMANY" w:date="2020-10-04T14:50:00Z">
        <w:r w:rsidRPr="000B75BD" w:rsidDel="00A944E5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delText>ເພຶ່ອ</w:delText>
        </w:r>
      </w:del>
      <w:ins w:id="425" w:author="Bounleuth VONGMANY" w:date="2020-10-04T14:50:00Z">
        <w:r w:rsidR="00A944E5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>ເພື່ອ</w:t>
        </w:r>
      </w:ins>
      <w:r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ນໍາເອົາຂໍ້ມູນ</w:t>
      </w:r>
      <w:r w:rsidR="00013530"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ຮູບພາບລົດເຂົ້າໄປຝຶກ</w:t>
      </w:r>
      <w:ins w:id="426" w:author="Bounleuth VONGMANY" w:date="2020-10-04T16:19:00Z">
        <w:r w:rsidR="00992753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>,</w:t>
        </w:r>
      </w:ins>
      <w:r w:rsidR="00013530"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 xml:space="preserve"> </w:t>
      </w:r>
      <w:del w:id="427" w:author="Bounleuth VONGMANY" w:date="2020-10-04T16:19:00Z">
        <w:r w:rsidR="00013530" w:rsidRPr="000B75BD" w:rsidDel="00992753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delText xml:space="preserve">ແລະ </w:delText>
        </w:r>
      </w:del>
      <w:r w:rsidR="00013530"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ກວດຈັບ</w:t>
      </w:r>
      <w:ins w:id="428" w:author="Bounleuth VONGMANY" w:date="2020-10-04T16:20:00Z">
        <w:r w:rsidR="00992753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>ຄວາມໄວ</w:t>
        </w:r>
      </w:ins>
      <w:ins w:id="429" w:author="Bounleuth VONGMANY" w:date="2020-10-04T16:19:00Z">
        <w:r w:rsidR="00992753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 xml:space="preserve"> </w:t>
        </w:r>
        <w:r w:rsidR="00992753" w:rsidRPr="000B75BD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 xml:space="preserve">ແລະ </w:t>
        </w:r>
        <w:r w:rsidR="00992753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>ນັບຈຳ</w:t>
        </w:r>
      </w:ins>
      <w:ins w:id="430" w:author="Bounleuth VONGMANY" w:date="2020-10-04T16:20:00Z">
        <w:r w:rsidR="00992753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>ນວນ</w:t>
        </w:r>
      </w:ins>
      <w:r w:rsidR="00013530"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ໄດ້ດ້ວຍການ</w:t>
      </w:r>
      <w:ins w:id="431" w:author="Bounleuth VONGMANY" w:date="2020-10-04T16:23:00Z">
        <w:r w:rsidR="00992753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>ກວດຈັບ</w:t>
        </w:r>
      </w:ins>
      <w:del w:id="432" w:author="Bounleuth VONGMANY" w:date="2020-10-04T16:23:00Z">
        <w:r w:rsidR="00013530" w:rsidRPr="000B75BD" w:rsidDel="00992753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delText>ເບ</w:delText>
        </w:r>
      </w:del>
      <w:del w:id="433" w:author="Bounleuth VONGMANY" w:date="2020-10-04T16:18:00Z">
        <w:r w:rsidR="00013530" w:rsidRPr="000B75BD" w:rsidDel="00992753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delText>ີ່</w:delText>
        </w:r>
      </w:del>
      <w:del w:id="434" w:author="Bounleuth VONGMANY" w:date="2020-10-04T16:23:00Z">
        <w:r w:rsidR="00013530" w:rsidRPr="000B75BD" w:rsidDel="00992753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delText>ງ</w:delText>
        </w:r>
      </w:del>
      <w:del w:id="435" w:author="Bounleuth VONGMANY" w:date="2020-10-04T16:21:00Z">
        <w:r w:rsidR="00013530" w:rsidRPr="000B75BD" w:rsidDel="00992753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delText>ໂດຍການກວດຈັບ</w:delText>
        </w:r>
      </w:del>
      <w:r w:rsidR="00013530"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ຜ່ານກ້ອງຖ່າຍວິ</w:t>
      </w:r>
      <w:del w:id="436" w:author="Bounleuth VONGMANY" w:date="2020-10-04T16:18:00Z">
        <w:r w:rsidR="00013530" w:rsidRPr="000B75BD" w:rsidDel="00992753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delText>ໂ</w:delText>
        </w:r>
      </w:del>
      <w:r w:rsidR="00013530"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ດ</w:t>
      </w:r>
      <w:ins w:id="437" w:author="Bounleuth VONGMANY" w:date="2020-10-04T16:18:00Z">
        <w:r w:rsidR="00992753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>ີ</w:t>
        </w:r>
      </w:ins>
      <w:r w:rsidR="00013530"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 xml:space="preserve">ໂອ </w:t>
      </w:r>
      <w:r w:rsidR="00F40672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ຫຼື</w:t>
      </w:r>
      <w:r w:rsidR="00013530"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 xml:space="preserve"> ໄຟຣ</w:t>
      </w:r>
      <w:del w:id="438" w:author="Bounleuth VONGMANY" w:date="2020-10-04T14:53:00Z">
        <w:r w:rsidR="00013530" w:rsidRPr="000B75BD" w:rsidDel="00A944E5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delText>ວີດີໂອ</w:delText>
        </w:r>
      </w:del>
      <w:ins w:id="439" w:author="Bounleuth VONGMANY" w:date="2020-10-04T14:53:00Z">
        <w:r w:rsidR="00A944E5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>ວິດີໂອ</w:t>
        </w:r>
      </w:ins>
      <w:del w:id="440" w:author="Bounleuth VONGMANY" w:date="2020-10-04T16:22:00Z">
        <w:r w:rsidR="00DC3A07" w:rsidRPr="000B75BD" w:rsidDel="00992753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delText>ເບ</w:delText>
        </w:r>
      </w:del>
      <w:del w:id="441" w:author="Bounleuth VONGMANY" w:date="2020-10-04T16:18:00Z">
        <w:r w:rsidR="00DC3A07" w:rsidRPr="000B75BD" w:rsidDel="00992753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delText>ີ່</w:delText>
        </w:r>
      </w:del>
      <w:del w:id="442" w:author="Bounleuth VONGMANY" w:date="2020-10-04T16:22:00Z">
        <w:r w:rsidR="00DC3A07" w:rsidRPr="000B75BD" w:rsidDel="00992753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delText>ງ</w:delText>
        </w:r>
      </w:del>
      <w:r w:rsidR="00DC3A07"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ຜ່ານທາງອ</w:t>
      </w:r>
      <w:ins w:id="443" w:author="Bounleuth VONGMANY" w:date="2020-10-04T16:18:00Z">
        <w:r w:rsidR="00992753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>ິ</w:t>
        </w:r>
      </w:ins>
      <w:del w:id="444" w:author="Bounleuth VONGMANY" w:date="2020-10-04T16:18:00Z">
        <w:r w:rsidR="00DC3A07" w:rsidRPr="000B75BD" w:rsidDel="00992753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delText>ີ</w:delText>
        </w:r>
      </w:del>
      <w:r w:rsidR="00DC3A07"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ນເຕ</w:t>
      </w:r>
      <w:r w:rsidR="008E7795"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ິເນັ</w:t>
      </w:r>
      <w:r w:rsidR="00941771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ດ</w:t>
      </w:r>
      <w:r w:rsidR="008E7795" w:rsidRPr="000B75BD">
        <w:rPr>
          <w:rFonts w:ascii="Phetsarath OT" w:eastAsia="Phetsarath OT" w:hAnsi="Phetsarath OT" w:cs="Phetsarath OT"/>
          <w:sz w:val="24"/>
          <w:szCs w:val="24"/>
          <w:lang w:val="en-US" w:bidi="lo-LA"/>
        </w:rPr>
        <w:t xml:space="preserve"> (</w:t>
      </w:r>
      <w:r w:rsidR="008E7795" w:rsidRPr="00941771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Internet</w:t>
      </w:r>
      <w:r w:rsidR="008E7795" w:rsidRPr="000B75BD">
        <w:rPr>
          <w:rFonts w:ascii="Phetsarath OT" w:eastAsia="Phetsarath OT" w:hAnsi="Phetsarath OT" w:cs="Phetsarath OT"/>
          <w:sz w:val="24"/>
          <w:szCs w:val="24"/>
          <w:lang w:val="en-US" w:bidi="lo-LA"/>
        </w:rPr>
        <w:t>)</w:t>
      </w:r>
      <w:ins w:id="445" w:author="Bounleuth VONGMANY" w:date="2020-10-04T16:23:00Z">
        <w:r w:rsidR="00992753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 xml:space="preserve"> ໄດ້.</w:t>
        </w:r>
      </w:ins>
    </w:p>
    <w:p w14:paraId="3C72E81D" w14:textId="1F3E5B54" w:rsidR="00013530" w:rsidRDefault="00013530">
      <w:pPr>
        <w:pStyle w:val="ListParagraph"/>
        <w:ind w:left="360" w:firstLine="360"/>
        <w:jc w:val="center"/>
        <w:rPr>
          <w:rFonts w:ascii="Phetsarath OT" w:eastAsia="Phetsarath OT" w:hAnsi="Phetsarath OT" w:cs="Phetsarath OT"/>
          <w:sz w:val="24"/>
          <w:szCs w:val="24"/>
          <w:lang w:val="en-US" w:bidi="lo-LA"/>
        </w:rPr>
        <w:pPrChange w:id="446" w:author="Bounleuth VONGMANY" w:date="2020-10-04T16:24:00Z">
          <w:pPr>
            <w:pStyle w:val="ListParagraph"/>
            <w:ind w:left="360" w:firstLine="360"/>
          </w:pPr>
        </w:pPrChange>
      </w:pPr>
      <w:r>
        <w:rPr>
          <w:rFonts w:ascii="Phetsarath OT" w:eastAsia="Phetsarath OT" w:hAnsi="Phetsarath OT" w:cs="Phetsarath OT" w:hint="cs"/>
          <w:noProof/>
          <w:sz w:val="24"/>
          <w:szCs w:val="24"/>
          <w:lang w:val="lo-LA" w:bidi="lo-LA"/>
        </w:rPr>
        <w:drawing>
          <wp:inline distT="0" distB="0" distL="0" distR="0" wp14:anchorId="5C003F0D" wp14:editId="4BC96F9D">
            <wp:extent cx="3569970" cy="184023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9970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27A56" w14:textId="162ADC4D" w:rsidR="00AB2066" w:rsidRPr="0055369A" w:rsidRDefault="00AB2066" w:rsidP="0055369A">
      <w:pPr>
        <w:pStyle w:val="ListParagraph"/>
        <w:ind w:left="0"/>
        <w:jc w:val="center"/>
        <w:rPr>
          <w:rFonts w:ascii="Phetsarath OT" w:eastAsia="Phetsarath OT" w:hAnsi="Phetsarath OT" w:cs="Phetsarath OT"/>
          <w:sz w:val="20"/>
          <w:szCs w:val="20"/>
          <w:cs/>
          <w:lang w:bidi="lo-LA"/>
        </w:rPr>
      </w:pPr>
      <w:r w:rsidRPr="0055369A">
        <w:rPr>
          <w:rFonts w:ascii="Phetsarath OT" w:eastAsia="Phetsarath OT" w:hAnsi="Phetsarath OT" w:cs="Phetsarath OT" w:hint="cs"/>
          <w:sz w:val="20"/>
          <w:szCs w:val="20"/>
          <w:cs/>
          <w:lang w:bidi="lo-LA"/>
        </w:rPr>
        <w:t xml:space="preserve">ຮູບ </w:t>
      </w:r>
      <w:r w:rsidRPr="0055369A">
        <w:rPr>
          <w:rFonts w:ascii="Phetsarath OT" w:eastAsia="Phetsarath OT" w:hAnsi="Phetsarath OT" w:cs="Phetsarath OT"/>
          <w:sz w:val="20"/>
          <w:szCs w:val="20"/>
          <w:lang w:bidi="lo-LA"/>
        </w:rPr>
        <w:t xml:space="preserve">6 </w:t>
      </w:r>
      <w:r w:rsidRPr="0055369A">
        <w:rPr>
          <w:rFonts w:ascii="Phetsarath OT" w:eastAsia="Phetsarath OT" w:hAnsi="Phetsarath OT" w:cs="Phetsarath OT" w:hint="cs"/>
          <w:sz w:val="20"/>
          <w:szCs w:val="20"/>
          <w:cs/>
          <w:lang w:bidi="lo-LA"/>
        </w:rPr>
        <w:t>ຜົນການກວດຈັບ</w:t>
      </w:r>
    </w:p>
    <w:p w14:paraId="5C5D8BD5" w14:textId="0765649E" w:rsidR="00AB2066" w:rsidRPr="000319DB" w:rsidRDefault="00AB2066" w:rsidP="00AB2066">
      <w:pPr>
        <w:pStyle w:val="ListParagraph"/>
        <w:numPr>
          <w:ilvl w:val="0"/>
          <w:numId w:val="2"/>
        </w:numPr>
        <w:rPr>
          <w:rFonts w:ascii="Phetsarath OT" w:eastAsia="Phetsarath OT" w:hAnsi="Phetsarath OT" w:cs="Phetsarath OT"/>
          <w:sz w:val="28"/>
          <w:szCs w:val="28"/>
          <w:lang w:val="en-US" w:bidi="lo-LA"/>
        </w:rPr>
      </w:pPr>
      <w:r w:rsidRPr="00AB2066">
        <w:rPr>
          <w:rFonts w:ascii="Phetsarath OT" w:eastAsia="Phetsarath OT" w:hAnsi="Phetsarath OT" w:cs="Phetsarath OT" w:hint="cs"/>
          <w:b/>
          <w:bCs/>
          <w:sz w:val="28"/>
          <w:szCs w:val="28"/>
          <w:cs/>
        </w:rPr>
        <w:lastRenderedPageBreak/>
        <w:t>ສະຫຼຸບຜົນການຄົ້ນຄວ້າ ແລະ ຂໍ້ສະເໜີ</w:t>
      </w:r>
    </w:p>
    <w:p w14:paraId="0DC5410F" w14:textId="77777777" w:rsidR="000319DB" w:rsidRPr="000319DB" w:rsidRDefault="000319DB" w:rsidP="000319DB">
      <w:pPr>
        <w:pStyle w:val="ListParagraph"/>
        <w:numPr>
          <w:ilvl w:val="1"/>
          <w:numId w:val="2"/>
        </w:numPr>
        <w:rPr>
          <w:rFonts w:ascii="Phetsarath OT" w:eastAsia="Phetsarath OT" w:hAnsi="Phetsarath OT" w:cs="Phetsarath OT"/>
          <w:sz w:val="28"/>
          <w:szCs w:val="28"/>
          <w:lang w:val="en-US" w:bidi="lo-LA"/>
        </w:rPr>
      </w:pPr>
      <w:r w:rsidRPr="00AB2066">
        <w:rPr>
          <w:rFonts w:ascii="Phetsarath OT" w:eastAsia="Phetsarath OT" w:hAnsi="Phetsarath OT" w:cs="Phetsarath OT" w:hint="cs"/>
          <w:b/>
          <w:bCs/>
          <w:sz w:val="28"/>
          <w:szCs w:val="28"/>
          <w:cs/>
        </w:rPr>
        <w:t>ສະຫຼຸບຜົນການຄົ້ນຄວ້າ</w:t>
      </w:r>
    </w:p>
    <w:p w14:paraId="6ABF1E53" w14:textId="4460BDE1" w:rsidR="00855DD9" w:rsidRPr="000B75BD" w:rsidRDefault="00772F92" w:rsidP="000B75BD">
      <w:pPr>
        <w:ind w:firstLine="720"/>
        <w:rPr>
          <w:rFonts w:ascii="Phetsarath OT" w:eastAsia="Phetsarath OT" w:hAnsi="Phetsarath OT" w:cs="Phetsarath OT"/>
          <w:sz w:val="24"/>
          <w:szCs w:val="24"/>
          <w:lang w:val="en-US" w:bidi="lo-LA"/>
        </w:rPr>
      </w:pPr>
      <w:r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ຈາກການຄົ້ນຄວ້າຄັ້ງ</w:t>
      </w:r>
      <w:r w:rsidR="00855DD9"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ນີ້ເຫັນວ່າການເອົາຂໍ້ມູນລົດເຂົ້າໄປ</w:t>
      </w:r>
      <w:del w:id="447" w:author="Bounleuth VONGMANY" w:date="2020-10-04T14:51:00Z">
        <w:r w:rsidR="00855DD9" w:rsidRPr="000B75BD" w:rsidDel="00A944E5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delText>ສ້າງ</w:delText>
        </w:r>
      </w:del>
      <w:ins w:id="448" w:author="Bounleuth VONGMANY" w:date="2020-10-04T14:51:00Z">
        <w:r w:rsidR="00A944E5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>ພັດທະນາ</w:t>
        </w:r>
      </w:ins>
      <w:r w:rsidR="00855DD9"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ເປັນແມ່ແບບແມ່ນ</w:t>
      </w:r>
      <w:del w:id="449" w:author="Bounleuth VONGMANY" w:date="2020-10-04T16:25:00Z">
        <w:r w:rsidR="000319DB" w:rsidRPr="000B75BD" w:rsidDel="00DA79B5">
          <w:rPr>
            <w:rFonts w:ascii="Phetsarath OT" w:eastAsia="Phetsarath OT" w:hAnsi="Phetsarath OT" w:cs="Phetsarath OT"/>
            <w:sz w:val="24"/>
            <w:szCs w:val="24"/>
            <w:lang w:val="en-US" w:bidi="lo-LA"/>
          </w:rPr>
          <w:br/>
        </w:r>
      </w:del>
      <w:r w:rsidR="00855DD9"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ສາມາດເຮັດໄດ້ໂດຍການໃຊ້ເວລາໃນການຝຶກໃຫ້ລະບົບຮັບຮູ້ແມ່ນ</w:t>
      </w:r>
      <w:del w:id="450" w:author="Bounleuth VONGMANY" w:date="2020-10-04T16:27:00Z">
        <w:r w:rsidR="00855DD9" w:rsidRPr="000B75BD" w:rsidDel="00BC1B99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delText>ໄຊ້</w:delText>
        </w:r>
      </w:del>
      <w:ins w:id="451" w:author="Bounleuth VONGMANY" w:date="2020-10-04T16:27:00Z">
        <w:r w:rsidR="00BC1B99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>ໃ</w:t>
        </w:r>
        <w:r w:rsidR="00BC1B99" w:rsidRPr="000B75BD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>ຊ້</w:t>
        </w:r>
      </w:ins>
      <w:r w:rsidR="00855DD9"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 xml:space="preserve">ເວລາປະມານ </w:t>
      </w:r>
      <w:r w:rsidR="00855DD9" w:rsidRPr="00DA79B5">
        <w:rPr>
          <w:rFonts w:ascii="Times New Roman" w:eastAsia="Phetsarath OT" w:hAnsi="Times New Roman" w:cs="Times New Roman"/>
          <w:sz w:val="24"/>
          <w:szCs w:val="24"/>
          <w:lang w:val="en-US" w:bidi="lo-LA"/>
          <w:rPrChange w:id="452" w:author="Bounleuth VONGMANY" w:date="2020-10-04T16:25:00Z">
            <w:rPr>
              <w:rFonts w:ascii="Phetsarath OT" w:eastAsia="Phetsarath OT" w:hAnsi="Phetsarath OT" w:cs="Phetsarath OT"/>
              <w:sz w:val="24"/>
              <w:szCs w:val="24"/>
              <w:lang w:val="en-US" w:bidi="lo-LA"/>
            </w:rPr>
          </w:rPrChange>
        </w:rPr>
        <w:t>2</w:t>
      </w:r>
      <w:r w:rsidR="00855DD9" w:rsidRPr="000B75BD">
        <w:rPr>
          <w:rFonts w:ascii="Phetsarath OT" w:eastAsia="Phetsarath OT" w:hAnsi="Phetsarath OT" w:cs="Phetsarath OT"/>
          <w:sz w:val="24"/>
          <w:szCs w:val="24"/>
          <w:lang w:val="en-US" w:bidi="lo-LA"/>
        </w:rPr>
        <w:t xml:space="preserve"> </w:t>
      </w:r>
      <w:r w:rsidR="00855DD9"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ຫາ</w:t>
      </w:r>
      <w:r w:rsidR="00855DD9" w:rsidRPr="000B75BD">
        <w:rPr>
          <w:rFonts w:ascii="Phetsarath OT" w:eastAsia="Phetsarath OT" w:hAnsi="Phetsarath OT" w:cs="Phetsarath OT"/>
          <w:sz w:val="24"/>
          <w:szCs w:val="24"/>
          <w:lang w:val="en-US" w:bidi="lo-LA"/>
        </w:rPr>
        <w:t xml:space="preserve"> </w:t>
      </w:r>
      <w:r w:rsidR="00855DD9" w:rsidRPr="00DA79B5">
        <w:rPr>
          <w:rFonts w:ascii="Times New Roman" w:eastAsia="Phetsarath OT" w:hAnsi="Times New Roman" w:cs="Times New Roman"/>
          <w:sz w:val="24"/>
          <w:szCs w:val="24"/>
          <w:lang w:val="en-US" w:bidi="lo-LA"/>
          <w:rPrChange w:id="453" w:author="Bounleuth VONGMANY" w:date="2020-10-04T16:25:00Z">
            <w:rPr>
              <w:rFonts w:ascii="Phetsarath OT" w:eastAsia="Phetsarath OT" w:hAnsi="Phetsarath OT" w:cs="Phetsarath OT"/>
              <w:sz w:val="24"/>
              <w:szCs w:val="24"/>
              <w:lang w:val="en-US" w:bidi="lo-LA"/>
            </w:rPr>
          </w:rPrChange>
        </w:rPr>
        <w:t>3</w:t>
      </w:r>
      <w:r w:rsidR="00855DD9" w:rsidRPr="00DA79B5">
        <w:rPr>
          <w:rFonts w:ascii="Times New Roman" w:eastAsia="Phetsarath OT" w:hAnsi="Times New Roman" w:cs="Times New Roman"/>
          <w:sz w:val="24"/>
          <w:szCs w:val="24"/>
          <w:cs/>
          <w:lang w:val="en-US" w:bidi="lo-LA"/>
          <w:rPrChange w:id="454" w:author="Bounleuth VONGMANY" w:date="2020-10-04T16:25:00Z">
            <w:rPr>
              <w:rFonts w:ascii="Phetsarath OT" w:eastAsia="Phetsarath OT" w:hAnsi="Phetsarath OT" w:cs="Phetsarath OT"/>
              <w:sz w:val="24"/>
              <w:szCs w:val="24"/>
              <w:cs/>
              <w:lang w:val="en-US" w:bidi="lo-LA"/>
            </w:rPr>
          </w:rPrChange>
        </w:rPr>
        <w:t xml:space="preserve"> </w:t>
      </w:r>
      <w:r w:rsidR="00855DD9"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ຊົ່ວໂມງໃນການຝຶກ</w:t>
      </w:r>
      <w:ins w:id="455" w:author="Bounleuth VONGMANY" w:date="2020-10-04T16:29:00Z">
        <w:r w:rsidR="00BC1B99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 xml:space="preserve"> </w:t>
        </w:r>
      </w:ins>
      <w:ins w:id="456" w:author="Bounleuth VONGMANY" w:date="2020-10-04T16:28:00Z">
        <w:r w:rsidR="00BC1B99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>(ອີງຕາມປະສິດ</w:t>
        </w:r>
      </w:ins>
      <w:ins w:id="457" w:author="Bounleuth VONGMANY" w:date="2020-10-04T16:29:00Z">
        <w:r w:rsidR="00BC1B99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>ທິ</w:t>
        </w:r>
      </w:ins>
      <w:ins w:id="458" w:author="Bounleuth VONGMANY" w:date="2020-10-04T16:28:00Z">
        <w:r w:rsidR="00BC1B99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>ພາບຂອງເຄື່ອງ</w:t>
        </w:r>
      </w:ins>
      <w:ins w:id="459" w:author="Bounleuth VONGMANY" w:date="2020-10-04T16:29:00Z">
        <w:r w:rsidR="00BC1B99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>ຄອມພິວເຕີ</w:t>
        </w:r>
      </w:ins>
      <w:ins w:id="460" w:author="Bounleuth VONGMANY" w:date="2020-10-04T16:28:00Z">
        <w:r w:rsidR="00BC1B99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>)</w:t>
        </w:r>
      </w:ins>
      <w:r w:rsidR="00855DD9"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.</w:t>
      </w:r>
    </w:p>
    <w:p w14:paraId="079AF9D3" w14:textId="584F1F95" w:rsidR="00772F92" w:rsidRPr="000B75BD" w:rsidRDefault="00855DD9">
      <w:pPr>
        <w:ind w:firstLine="720"/>
        <w:jc w:val="thaiDistribute"/>
        <w:rPr>
          <w:rFonts w:ascii="Phetsarath OT" w:eastAsia="Phetsarath OT" w:hAnsi="Phetsarath OT" w:cs="Phetsarath OT"/>
          <w:sz w:val="24"/>
          <w:szCs w:val="24"/>
          <w:lang w:val="en-US" w:bidi="lo-LA"/>
        </w:rPr>
        <w:pPrChange w:id="461" w:author="Bounleuth VONGMANY" w:date="2020-10-04T16:34:00Z">
          <w:pPr>
            <w:ind w:firstLine="720"/>
          </w:pPr>
        </w:pPrChange>
      </w:pPr>
      <w:r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ສໍາລັບການທົດລອງການກວດຈັບ</w:t>
      </w:r>
      <w:ins w:id="462" w:author="Bounleuth VONGMANY" w:date="2020-10-04T16:29:00Z">
        <w:r w:rsidR="00973467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>ຄວາມໄວ, ນັບຈຳນວນລົດ</w:t>
        </w:r>
      </w:ins>
      <w:r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ໂດຍເອົາຂໍ້ມູນ</w:t>
      </w:r>
      <w:del w:id="463" w:author="Bounleuth VONGMANY" w:date="2020-10-04T14:53:00Z">
        <w:r w:rsidRPr="000B75BD" w:rsidDel="00A944E5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delText>ວີດີໂອ</w:delText>
        </w:r>
      </w:del>
      <w:ins w:id="464" w:author="Bounleuth VONGMANY" w:date="2020-10-04T14:53:00Z">
        <w:r w:rsidR="00A944E5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>ວິດີໂອ</w:t>
        </w:r>
      </w:ins>
      <w:del w:id="465" w:author="Bounleuth VONGMANY" w:date="2020-10-04T16:31:00Z">
        <w:r w:rsidRPr="000B75BD" w:rsidDel="00973467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delText>ແມ່ນມີການ</w:delText>
        </w:r>
      </w:del>
      <w:ins w:id="466" w:author="Bounleuth VONGMANY" w:date="2020-10-04T16:31:00Z">
        <w:r w:rsidR="00973467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>ມາ</w:t>
        </w:r>
      </w:ins>
      <w:r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ປະມວນຜົນ</w:t>
      </w:r>
      <w:ins w:id="467" w:author="Bounleuth VONGMANY" w:date="2020-10-04T16:30:00Z">
        <w:r w:rsidR="00973467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>ໂດຍໃຊ້</w:t>
        </w:r>
      </w:ins>
      <w:r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 xml:space="preserve">ເວລາປະມານ </w:t>
      </w:r>
      <w:r w:rsidRPr="00DA79B5">
        <w:rPr>
          <w:rFonts w:ascii="Times New Roman" w:eastAsia="Phetsarath OT" w:hAnsi="Times New Roman" w:cs="Times New Roman"/>
          <w:sz w:val="24"/>
          <w:szCs w:val="24"/>
          <w:lang w:val="en-US" w:bidi="lo-LA"/>
          <w:rPrChange w:id="468" w:author="Bounleuth VONGMANY" w:date="2020-10-04T16:25:00Z">
            <w:rPr>
              <w:rFonts w:ascii="Phetsarath OT" w:eastAsia="Phetsarath OT" w:hAnsi="Phetsarath OT" w:cs="Phetsarath OT"/>
              <w:sz w:val="24"/>
              <w:szCs w:val="24"/>
              <w:lang w:val="en-US" w:bidi="lo-LA"/>
            </w:rPr>
          </w:rPrChange>
        </w:rPr>
        <w:t>0</w:t>
      </w:r>
      <w:del w:id="469" w:author="Bounleuth VONGMANY" w:date="2020-10-04T16:32:00Z">
        <w:r w:rsidRPr="00DA79B5" w:rsidDel="00973467">
          <w:rPr>
            <w:rFonts w:ascii="Times New Roman" w:eastAsia="Phetsarath OT" w:hAnsi="Times New Roman" w:cs="Times New Roman"/>
            <w:sz w:val="24"/>
            <w:szCs w:val="24"/>
            <w:lang w:val="en-US" w:bidi="lo-LA"/>
            <w:rPrChange w:id="470" w:author="Bounleuth VONGMANY" w:date="2020-10-04T16:25:00Z">
              <w:rPr>
                <w:rFonts w:ascii="Phetsarath OT" w:eastAsia="Phetsarath OT" w:hAnsi="Phetsarath OT" w:cs="Phetsarath OT"/>
                <w:sz w:val="24"/>
                <w:szCs w:val="24"/>
                <w:lang w:val="en-US" w:bidi="lo-LA"/>
              </w:rPr>
            </w:rPrChange>
          </w:rPr>
          <w:delText>.</w:delText>
        </w:r>
      </w:del>
      <w:ins w:id="471" w:author="Bounleuth VONGMANY" w:date="2020-10-04T16:32:00Z">
        <w:r w:rsidR="00973467">
          <w:rPr>
            <w:rFonts w:ascii="Times New Roman" w:eastAsia="Phetsarath OT" w:hAnsi="Times New Roman" w:cs="DokChampa" w:hint="cs"/>
            <w:sz w:val="24"/>
            <w:szCs w:val="24"/>
            <w:cs/>
            <w:lang w:val="en-US" w:bidi="lo-LA"/>
          </w:rPr>
          <w:t>,</w:t>
        </w:r>
      </w:ins>
      <w:r w:rsidRPr="00DA79B5">
        <w:rPr>
          <w:rFonts w:ascii="Times New Roman" w:eastAsia="Phetsarath OT" w:hAnsi="Times New Roman" w:cs="Times New Roman"/>
          <w:sz w:val="24"/>
          <w:szCs w:val="24"/>
          <w:lang w:val="en-US" w:bidi="lo-LA"/>
          <w:rPrChange w:id="472" w:author="Bounleuth VONGMANY" w:date="2020-10-04T16:25:00Z">
            <w:rPr>
              <w:rFonts w:ascii="Phetsarath OT" w:eastAsia="Phetsarath OT" w:hAnsi="Phetsarath OT" w:cs="Phetsarath OT"/>
              <w:sz w:val="24"/>
              <w:szCs w:val="24"/>
              <w:lang w:val="en-US" w:bidi="lo-LA"/>
            </w:rPr>
          </w:rPrChange>
        </w:rPr>
        <w:t>2</w:t>
      </w:r>
      <w:r w:rsidRPr="000B75BD">
        <w:rPr>
          <w:rFonts w:ascii="Phetsarath OT" w:eastAsia="Phetsarath OT" w:hAnsi="Phetsarath OT" w:cs="Phetsarath OT"/>
          <w:sz w:val="24"/>
          <w:szCs w:val="24"/>
          <w:lang w:val="en-US" w:bidi="lo-LA"/>
        </w:rPr>
        <w:t xml:space="preserve"> </w:t>
      </w:r>
      <w:r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 xml:space="preserve">ວິນາທີຕໍ່ </w:t>
      </w:r>
      <w:del w:id="473" w:author="Bounleuth VONGMANY" w:date="2020-10-04T15:04:00Z">
        <w:r w:rsidRPr="00DA79B5" w:rsidDel="00163C1C">
          <w:rPr>
            <w:rFonts w:ascii="Times New Roman" w:eastAsia="Phetsarath OT" w:hAnsi="Times New Roman" w:cs="Times New Roman"/>
            <w:sz w:val="24"/>
            <w:szCs w:val="24"/>
            <w:lang w:val="en-US" w:bidi="lo-LA"/>
            <w:rPrChange w:id="474" w:author="Bounleuth VONGMANY" w:date="2020-10-04T16:25:00Z">
              <w:rPr>
                <w:rFonts w:ascii="Phetsarath OT" w:eastAsia="Phetsarath OT" w:hAnsi="Phetsarath OT" w:cs="Phetsarath OT"/>
                <w:sz w:val="24"/>
                <w:szCs w:val="24"/>
                <w:lang w:val="en-US" w:bidi="th-TH"/>
              </w:rPr>
            </w:rPrChange>
          </w:rPr>
          <w:delText>frame</w:delText>
        </w:r>
      </w:del>
      <w:ins w:id="475" w:author="Bounleuth VONGMANY" w:date="2020-10-04T15:04:00Z">
        <w:r w:rsidR="00163C1C" w:rsidRPr="00DA79B5">
          <w:rPr>
            <w:rFonts w:ascii="Times New Roman" w:eastAsia="Phetsarath OT" w:hAnsi="Times New Roman" w:cs="Times New Roman"/>
            <w:sz w:val="24"/>
            <w:szCs w:val="24"/>
            <w:lang w:val="en-US" w:bidi="lo-LA"/>
            <w:rPrChange w:id="476" w:author="Bounleuth VONGMANY" w:date="2020-10-04T16:25:00Z">
              <w:rPr>
                <w:rFonts w:ascii="Phetsarath OT" w:eastAsia="Phetsarath OT" w:hAnsi="Phetsarath OT" w:cs="Phetsarath OT"/>
                <w:sz w:val="24"/>
                <w:szCs w:val="24"/>
                <w:lang w:val="en-US" w:bidi="th-TH"/>
              </w:rPr>
            </w:rPrChange>
          </w:rPr>
          <w:t>Frame</w:t>
        </w:r>
      </w:ins>
      <w:r w:rsidRPr="000B75BD">
        <w:rPr>
          <w:rFonts w:ascii="Phetsarath OT" w:eastAsia="Phetsarath OT" w:hAnsi="Phetsarath OT" w:cs="Phetsarath OT"/>
          <w:sz w:val="24"/>
          <w:szCs w:val="24"/>
          <w:lang w:val="en-US" w:bidi="th-TH"/>
        </w:rPr>
        <w:t xml:space="preserve"> </w:t>
      </w:r>
      <w:r w:rsidRPr="000B75BD">
        <w:rPr>
          <w:rFonts w:ascii="Phetsarath OT" w:eastAsia="Phetsarath OT" w:hAnsi="Phetsarath OT" w:cs="Phetsarath OT"/>
          <w:sz w:val="24"/>
          <w:szCs w:val="24"/>
          <w:lang w:val="en-US" w:bidi="lo-LA"/>
        </w:rPr>
        <w:t xml:space="preserve"> </w:t>
      </w:r>
      <w:r w:rsidR="003E15E1"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ແລະ ສາມາດກວດຈັບ</w:t>
      </w:r>
      <w:ins w:id="477" w:author="Bounleuth VONGMANY" w:date="2020-10-04T16:33:00Z">
        <w:r w:rsidR="00973467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>ຄວາມໄ</w:t>
        </w:r>
      </w:ins>
      <w:ins w:id="478" w:author="Bounleuth VONGMANY" w:date="2020-10-04T16:34:00Z">
        <w:r w:rsidR="00973467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>ວ</w:t>
        </w:r>
      </w:ins>
      <w:r w:rsidR="00D9248F"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, ນັບຈໍານວນລົດ</w:t>
      </w:r>
      <w:r w:rsidR="003E15E1"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ໄດ້ສ</w:t>
      </w:r>
      <w:r w:rsidR="00D9248F"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ະເພາະ</w:t>
      </w:r>
      <w:del w:id="479" w:author="Bounleuth VONGMANY" w:date="2020-10-04T16:36:00Z">
        <w:r w:rsidR="00D9248F" w:rsidRPr="000B75BD" w:rsidDel="00973467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delText>ເສັ້ນທາງ</w:delText>
        </w:r>
      </w:del>
      <w:r w:rsidR="00D9248F"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ລົດ</w:t>
      </w:r>
      <w:ins w:id="480" w:author="Bounleuth VONGMANY" w:date="2020-10-04T16:35:00Z">
        <w:r w:rsidR="00973467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>ທີ່</w:t>
        </w:r>
      </w:ins>
      <w:ins w:id="481" w:author="Bounleuth VONGMANY" w:date="2020-10-04T16:37:00Z">
        <w:r w:rsidR="00285BBF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>ຫັນ</w:t>
        </w:r>
      </w:ins>
      <w:ins w:id="482" w:author="Bounleuth VONGMANY" w:date="2020-10-04T16:36:00Z">
        <w:r w:rsidR="00973467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>ໜ້າເຂົ້າ</w:t>
        </w:r>
      </w:ins>
      <w:del w:id="483" w:author="Bounleuth VONGMANY" w:date="2020-10-04T16:36:00Z">
        <w:r w:rsidR="00D9248F" w:rsidRPr="000B75BD" w:rsidDel="00973467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delText>ເຂົ້າ</w:delText>
        </w:r>
      </w:del>
      <w:ins w:id="484" w:author="Bounleuth VONGMANY" w:date="2020-10-04T16:34:00Z">
        <w:r w:rsidR="00973467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>ຫາ</w:t>
        </w:r>
      </w:ins>
      <w:ins w:id="485" w:author="Bounleuth VONGMANY" w:date="2020-10-04T16:37:00Z">
        <w:r w:rsidR="0024480D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>ໜ້າ</w:t>
        </w:r>
      </w:ins>
      <w:ins w:id="486" w:author="Bounleuth VONGMANY" w:date="2020-10-04T16:34:00Z">
        <w:r w:rsidR="00973467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>ກ້ອງ</w:t>
        </w:r>
      </w:ins>
      <w:r w:rsidR="00D9248F"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ເທົ່ານັ້ນ ໂດຍຜ່ານການທົດລອງແມ່ນສາມາດກວດຈັບໄດ້ໂດຍຄ່າສະເລ່ຍ</w:t>
      </w:r>
      <w:ins w:id="487" w:author="Bounleuth VONGMANY" w:date="2020-10-04T16:35:00Z">
        <w:r w:rsidR="00973467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>ປະມານ</w:t>
        </w:r>
      </w:ins>
      <w:r w:rsidR="00D9248F"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 xml:space="preserve"> </w:t>
      </w:r>
      <w:r w:rsidR="00D9248F" w:rsidRPr="00DA79B5">
        <w:rPr>
          <w:rFonts w:ascii="Times New Roman" w:eastAsia="Phetsarath OT" w:hAnsi="Times New Roman" w:cs="Times New Roman"/>
          <w:sz w:val="24"/>
          <w:szCs w:val="24"/>
          <w:lang w:val="en-US" w:bidi="lo-LA"/>
          <w:rPrChange w:id="488" w:author="Bounleuth VONGMANY" w:date="2020-10-04T16:25:00Z">
            <w:rPr>
              <w:rFonts w:ascii="Phetsarath OT" w:eastAsia="Phetsarath OT" w:hAnsi="Phetsarath OT" w:cs="Phetsarath OT"/>
              <w:sz w:val="24"/>
              <w:szCs w:val="24"/>
              <w:lang w:val="en-US" w:bidi="lo-LA"/>
            </w:rPr>
          </w:rPrChange>
        </w:rPr>
        <w:t>90%</w:t>
      </w:r>
      <w:r w:rsidR="00D9248F" w:rsidRPr="000B75BD">
        <w:rPr>
          <w:rFonts w:ascii="Phetsarath OT" w:eastAsia="Phetsarath OT" w:hAnsi="Phetsarath OT" w:cs="Phetsarath OT"/>
          <w:sz w:val="24"/>
          <w:szCs w:val="24"/>
          <w:lang w:val="en-US" w:bidi="lo-LA"/>
        </w:rPr>
        <w:t xml:space="preserve"> </w:t>
      </w:r>
      <w:r w:rsidR="00D9248F"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ຈ</w:t>
      </w:r>
      <w:ins w:id="489" w:author="Bounleuth VONGMANY" w:date="2020-10-04T16:34:00Z">
        <w:r w:rsidR="00973467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>າ</w:t>
        </w:r>
      </w:ins>
      <w:del w:id="490" w:author="Bounleuth VONGMANY" w:date="2020-10-04T16:34:00Z">
        <w:r w:rsidR="00D9248F" w:rsidRPr="000B75BD" w:rsidDel="00973467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delText>ັ</w:delText>
        </w:r>
      </w:del>
      <w:r w:rsidR="00D9248F"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ກກ້ອງຖ່າຍ</w:t>
      </w:r>
      <w:del w:id="491" w:author="Bounleuth VONGMANY" w:date="2020-10-04T14:53:00Z">
        <w:r w:rsidR="00D9248F" w:rsidRPr="000B75BD" w:rsidDel="00A944E5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delText>ວີດີໂອ</w:delText>
        </w:r>
      </w:del>
      <w:ins w:id="492" w:author="Bounleuth VONGMANY" w:date="2020-10-04T14:53:00Z">
        <w:r w:rsidR="00A944E5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t>ວິດີໂອ</w:t>
        </w:r>
      </w:ins>
      <w:r w:rsidR="00D9248F"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 xml:space="preserve"> </w:t>
      </w:r>
      <w:r w:rsidR="00973467" w:rsidRPr="00941771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W</w:t>
      </w:r>
      <w:r w:rsidR="00D9248F" w:rsidRPr="00941771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ebcam</w:t>
      </w:r>
      <w:r w:rsidR="00D9248F" w:rsidRPr="000B75BD">
        <w:rPr>
          <w:rFonts w:ascii="Phetsarath OT" w:eastAsia="Phetsarath OT" w:hAnsi="Phetsarath OT" w:cs="Phetsarath OT"/>
          <w:sz w:val="24"/>
          <w:szCs w:val="24"/>
          <w:lang w:val="en-US" w:bidi="lo-LA"/>
        </w:rPr>
        <w:t xml:space="preserve"> </w:t>
      </w:r>
      <w:r w:rsidR="00F40672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ຫຼື</w:t>
      </w:r>
      <w:r w:rsidR="00D9248F"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 xml:space="preserve"> ໂທລະສັບ</w:t>
      </w:r>
      <w:r w:rsidR="000319DB"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.</w:t>
      </w:r>
    </w:p>
    <w:p w14:paraId="59FEC963" w14:textId="77777777" w:rsidR="00BA07AC" w:rsidRPr="00BA07AC" w:rsidRDefault="00A476DD" w:rsidP="00BA07AC">
      <w:pPr>
        <w:pStyle w:val="ListParagraph"/>
        <w:numPr>
          <w:ilvl w:val="1"/>
          <w:numId w:val="2"/>
        </w:numPr>
        <w:rPr>
          <w:rFonts w:ascii="Phetsarath OT" w:eastAsia="Phetsarath OT" w:hAnsi="Phetsarath OT" w:cs="Phetsarath OT"/>
          <w:sz w:val="28"/>
          <w:szCs w:val="28"/>
          <w:lang w:val="en-US" w:bidi="lo-LA"/>
        </w:rPr>
      </w:pPr>
      <w:r w:rsidRPr="00AB2066">
        <w:rPr>
          <w:rFonts w:ascii="Phetsarath OT" w:eastAsia="Phetsarath OT" w:hAnsi="Phetsarath OT" w:cs="Phetsarath OT" w:hint="cs"/>
          <w:b/>
          <w:bCs/>
          <w:sz w:val="28"/>
          <w:szCs w:val="28"/>
          <w:cs/>
        </w:rPr>
        <w:t>ຂໍ້ສະເໜີ</w:t>
      </w:r>
    </w:p>
    <w:p w14:paraId="04E65817" w14:textId="0D479C46" w:rsidR="00BA07AC" w:rsidRDefault="00BA07AC" w:rsidP="00BA07AC">
      <w:pPr>
        <w:ind w:firstLine="720"/>
        <w:rPr>
          <w:rFonts w:ascii="Phetsarath OT" w:eastAsia="Phetsarath OT" w:hAnsi="Phetsarath OT" w:cs="Phetsarath OT"/>
          <w:sz w:val="24"/>
          <w:szCs w:val="24"/>
          <w:lang w:bidi="lo-LA"/>
        </w:rPr>
      </w:pPr>
      <w:r w:rsidRPr="00BA07AC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ຜ່ານການສຶກສາວິໄຈຄັ້ງນີ້ຍັງ</w:t>
      </w:r>
      <w:del w:id="493" w:author="Bounleuth VONGMANY" w:date="2020-10-04T16:40:00Z">
        <w:r w:rsidRPr="00BA07AC" w:rsidDel="009F17A6">
          <w:rPr>
            <w:rFonts w:ascii="Phetsarath OT" w:eastAsia="Phetsarath OT" w:hAnsi="Phetsarath OT" w:cs="Phetsarath OT" w:hint="cs"/>
            <w:sz w:val="24"/>
            <w:szCs w:val="24"/>
            <w:cs/>
            <w:lang w:bidi="lo-LA"/>
          </w:rPr>
          <w:delText>ຄົງ</w:delText>
        </w:r>
      </w:del>
      <w:r w:rsidRPr="00BA07AC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ມີ</w:t>
      </w:r>
      <w:del w:id="494" w:author="Bounleuth VONGMANY" w:date="2020-10-04T16:39:00Z">
        <w:r w:rsidRPr="00BA07AC" w:rsidDel="009F17A6">
          <w:rPr>
            <w:rFonts w:ascii="Phetsarath OT" w:eastAsia="Phetsarath OT" w:hAnsi="Phetsarath OT" w:cs="Phetsarath OT" w:hint="cs"/>
            <w:sz w:val="24"/>
            <w:szCs w:val="24"/>
            <w:cs/>
            <w:lang w:bidi="lo-LA"/>
          </w:rPr>
          <w:delText>ບັນຫາ</w:delText>
        </w:r>
      </w:del>
      <w:ins w:id="495" w:author="Bounleuth VONGMANY" w:date="2020-10-04T16:39:00Z">
        <w:r w:rsidR="009F17A6">
          <w:rPr>
            <w:rFonts w:ascii="Phetsarath OT" w:eastAsia="Phetsarath OT" w:hAnsi="Phetsarath OT" w:cs="Phetsarath OT" w:hint="cs"/>
            <w:sz w:val="24"/>
            <w:szCs w:val="24"/>
            <w:cs/>
            <w:lang w:bidi="lo-LA"/>
          </w:rPr>
          <w:t>ຂໍ້ຄົງຄ້າງ</w:t>
        </w:r>
      </w:ins>
      <w:r w:rsidRPr="00BA07AC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ເລື່ອງການນັບຈໍານວນລົດ</w:t>
      </w: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 ແລະ ຈັບຄວາມໄວຂອງລົດ</w:t>
      </w:r>
      <w:r w:rsidRPr="00BA07AC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ທີ່</w:t>
      </w:r>
      <w:del w:id="496" w:author="Bounleuth VONGMANY" w:date="2020-10-04T16:40:00Z">
        <w:r w:rsidRPr="00BA07AC" w:rsidDel="009F17A6">
          <w:rPr>
            <w:rFonts w:ascii="Phetsarath OT" w:eastAsia="Phetsarath OT" w:hAnsi="Phetsarath OT" w:cs="Phetsarath OT" w:hint="cs"/>
            <w:sz w:val="24"/>
            <w:szCs w:val="24"/>
            <w:cs/>
            <w:lang w:bidi="lo-LA"/>
          </w:rPr>
          <w:delText>ສ່ວນ</w:delText>
        </w:r>
      </w:del>
      <w:r w:rsidRPr="00BA07AC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ມາຈາກ</w:t>
      </w:r>
      <w:ins w:id="497" w:author="Bounleuth VONGMANY" w:date="2020-10-04T16:40:00Z">
        <w:r w:rsidR="009F17A6">
          <w:rPr>
            <w:rFonts w:ascii="Phetsarath OT" w:eastAsia="Phetsarath OT" w:hAnsi="Phetsarath OT" w:cs="Phetsarath OT" w:hint="cs"/>
            <w:sz w:val="24"/>
            <w:szCs w:val="24"/>
            <w:cs/>
            <w:lang w:bidi="lo-LA"/>
          </w:rPr>
          <w:t>ທິດ</w:t>
        </w:r>
      </w:ins>
      <w:r w:rsidRPr="00BA07AC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ທາງກົງກັນຂ້າມ</w:t>
      </w:r>
      <w:ins w:id="498" w:author="Bounleuth VONGMANY" w:date="2020-10-04T16:41:00Z">
        <w:r w:rsidR="009F17A6">
          <w:rPr>
            <w:rFonts w:ascii="Phetsarath OT" w:eastAsia="Phetsarath OT" w:hAnsi="Phetsarath OT" w:cs="Phetsarath OT" w:hint="cs"/>
            <w:sz w:val="24"/>
            <w:szCs w:val="24"/>
            <w:cs/>
            <w:lang w:bidi="lo-LA"/>
          </w:rPr>
          <w:t>ຂອງໜ້າກ້ອງຖ່າຍວິດີໂອ</w:t>
        </w:r>
      </w:ins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 ແລະ ຍັງບໍ່ສາມາດນັບຈໍານວນລົດຕາມ</w:t>
      </w:r>
      <w:del w:id="499" w:author="Bounleuth VONGMANY" w:date="2020-10-04T16:42:00Z">
        <w:r w:rsidDel="00714D14">
          <w:rPr>
            <w:rFonts w:ascii="Phetsarath OT" w:eastAsia="Phetsarath OT" w:hAnsi="Phetsarath OT" w:cs="Phetsarath OT" w:hint="cs"/>
            <w:sz w:val="24"/>
            <w:szCs w:val="24"/>
            <w:cs/>
            <w:lang w:bidi="lo-LA"/>
          </w:rPr>
          <w:delText>ການແຍກ</w:delText>
        </w:r>
      </w:del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ປະເພດລົດໄດ້.</w:t>
      </w:r>
    </w:p>
    <w:p w14:paraId="461BFE94" w14:textId="3D2FD2FD" w:rsidR="00BA07AC" w:rsidRDefault="000B75BD" w:rsidP="00BA07AC">
      <w:pPr>
        <w:ind w:firstLine="720"/>
        <w:rPr>
          <w:rFonts w:ascii="Phetsarath OT" w:eastAsia="Phetsarath OT" w:hAnsi="Phetsarath OT" w:cs="Phetsarath OT"/>
          <w:sz w:val="24"/>
          <w:szCs w:val="24"/>
          <w:lang w:bidi="lo-LA"/>
        </w:rPr>
      </w:pP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ດັ່ງນັ້ນ</w:t>
      </w:r>
      <w:ins w:id="500" w:author="Bounleuth VONGMANY" w:date="2020-10-04T16:42:00Z">
        <w:r w:rsidR="00714D14">
          <w:rPr>
            <w:rFonts w:ascii="Phetsarath OT" w:eastAsia="Phetsarath OT" w:hAnsi="Phetsarath OT" w:cs="Phetsarath OT" w:hint="cs"/>
            <w:sz w:val="24"/>
            <w:szCs w:val="24"/>
            <w:cs/>
            <w:lang w:bidi="lo-LA"/>
          </w:rPr>
          <w:t xml:space="preserve">; </w:t>
        </w:r>
      </w:ins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ຖ້າຕ້ອງການສຶກສາວິ</w:t>
      </w:r>
      <w:del w:id="501" w:author="Bounleuth VONGMANY" w:date="2020-10-04T16:26:00Z">
        <w:r w:rsidDel="00DA79B5">
          <w:rPr>
            <w:rFonts w:ascii="Phetsarath OT" w:eastAsia="Phetsarath OT" w:hAnsi="Phetsarath OT" w:cs="Phetsarath OT" w:hint="cs"/>
            <w:sz w:val="24"/>
            <w:szCs w:val="24"/>
            <w:cs/>
            <w:lang w:bidi="lo-LA"/>
          </w:rPr>
          <w:delText>ໃຈ</w:delText>
        </w:r>
      </w:del>
      <w:ins w:id="502" w:author="Bounleuth VONGMANY" w:date="2020-10-04T16:26:00Z">
        <w:r w:rsidR="00DA79B5">
          <w:rPr>
            <w:rFonts w:ascii="Phetsarath OT" w:eastAsia="Phetsarath OT" w:hAnsi="Phetsarath OT" w:cs="Phetsarath OT" w:hint="cs"/>
            <w:sz w:val="24"/>
            <w:szCs w:val="24"/>
            <w:cs/>
            <w:lang w:bidi="lo-LA"/>
          </w:rPr>
          <w:t>ໄຈ</w:t>
        </w:r>
      </w:ins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ຄົ້ນຄວ້າຕໍ່</w:t>
      </w:r>
      <w:ins w:id="503" w:author="Bounleuth VONGMANY" w:date="2020-10-04T16:42:00Z">
        <w:r w:rsidR="00714D14">
          <w:rPr>
            <w:rFonts w:ascii="Phetsarath OT" w:eastAsia="Phetsarath OT" w:hAnsi="Phetsarath OT" w:cs="Phetsarath OT" w:hint="cs"/>
            <w:sz w:val="24"/>
            <w:szCs w:val="24"/>
            <w:cs/>
            <w:lang w:bidi="lo-LA"/>
          </w:rPr>
          <w:t xml:space="preserve"> </w:t>
        </w:r>
      </w:ins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ກໍ່ສາມາດເອົາໄປ</w:t>
      </w:r>
      <w:del w:id="504" w:author="Bounleuth VONGMANY" w:date="2020-10-04T16:42:00Z">
        <w:r w:rsidDel="00714D14">
          <w:rPr>
            <w:rFonts w:ascii="Phetsarath OT" w:eastAsia="Phetsarath OT" w:hAnsi="Phetsarath OT" w:cs="Phetsarath OT" w:hint="cs"/>
            <w:sz w:val="24"/>
            <w:szCs w:val="24"/>
            <w:cs/>
            <w:lang w:bidi="lo-LA"/>
          </w:rPr>
          <w:delText>ພັນ</w:delText>
        </w:r>
      </w:del>
      <w:ins w:id="505" w:author="Bounleuth VONGMANY" w:date="2020-10-04T16:42:00Z">
        <w:r w:rsidR="00714D14">
          <w:rPr>
            <w:rFonts w:ascii="Phetsarath OT" w:eastAsia="Phetsarath OT" w:hAnsi="Phetsarath OT" w:cs="Phetsarath OT" w:hint="cs"/>
            <w:sz w:val="24"/>
            <w:szCs w:val="24"/>
            <w:cs/>
            <w:lang w:bidi="lo-LA"/>
          </w:rPr>
          <w:t>ຜັນ</w:t>
        </w:r>
      </w:ins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ຂະຫຍາຍຕໍ່ໂດຍການໃຊ້</w:t>
      </w:r>
      <w:del w:id="506" w:author="Bounleuth VONGMANY" w:date="2020-10-04T15:16:00Z">
        <w:r w:rsidDel="0074100E">
          <w:rPr>
            <w:rFonts w:ascii="Phetsarath OT" w:eastAsia="Phetsarath OT" w:hAnsi="Phetsarath OT" w:cs="Phetsarath OT" w:hint="cs"/>
            <w:sz w:val="24"/>
            <w:szCs w:val="24"/>
            <w:cs/>
            <w:lang w:bidi="lo-LA"/>
          </w:rPr>
          <w:delText>ເທັກນິກ</w:delText>
        </w:r>
      </w:del>
      <w:ins w:id="507" w:author="Bounleuth VONGMANY" w:date="2020-10-04T15:16:00Z">
        <w:r w:rsidR="0074100E">
          <w:rPr>
            <w:rFonts w:ascii="Phetsarath OT" w:eastAsia="Phetsarath OT" w:hAnsi="Phetsarath OT" w:cs="Phetsarath OT" w:hint="cs"/>
            <w:sz w:val="24"/>
            <w:szCs w:val="24"/>
            <w:cs/>
            <w:lang w:bidi="lo-LA"/>
          </w:rPr>
          <w:t>ເຕັກນິກ</w:t>
        </w:r>
      </w:ins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 ແລະ ວິທີການອື່ນເຂົ້າໄປຈໍາແນກເພີ່ມຕື່ມ.</w:t>
      </w:r>
    </w:p>
    <w:p w14:paraId="6D25317D" w14:textId="19DF6AAB" w:rsidR="00FE476A" w:rsidRDefault="00FE476A" w:rsidP="00FE476A">
      <w:pPr>
        <w:rPr>
          <w:rFonts w:ascii="Phetsarath OT" w:eastAsia="Phetsarath OT" w:hAnsi="Phetsarath OT" w:cs="Phetsarath OT"/>
          <w:b/>
          <w:bCs/>
          <w:sz w:val="28"/>
          <w:szCs w:val="28"/>
        </w:rPr>
      </w:pPr>
      <w:r w:rsidRPr="00984156">
        <w:rPr>
          <w:rFonts w:ascii="Phetsarath OT" w:eastAsia="Phetsarath OT" w:hAnsi="Phetsarath OT" w:cs="Phetsarath OT" w:hint="cs"/>
          <w:b/>
          <w:bCs/>
          <w:sz w:val="28"/>
          <w:szCs w:val="28"/>
          <w:cs/>
        </w:rPr>
        <w:t>ເອກະສານອ້າງອີງ</w:t>
      </w:r>
    </w:p>
    <w:p w14:paraId="2B0BEA34" w14:textId="6B481E0A" w:rsidR="00471675" w:rsidRPr="00941771" w:rsidRDefault="00471675">
      <w:pPr>
        <w:ind w:left="567" w:hanging="567"/>
        <w:rPr>
          <w:rFonts w:ascii="Times New Roman" w:eastAsia="Phetsarath OT" w:hAnsi="Times New Roman" w:cs="Times New Roman"/>
          <w:sz w:val="24"/>
          <w:szCs w:val="24"/>
          <w:lang w:val="en-US" w:bidi="lo-LA"/>
        </w:rPr>
        <w:pPrChange w:id="508" w:author="Bounleuth VONGMANY" w:date="2020-10-04T16:26:00Z">
          <w:pPr/>
        </w:pPrChange>
      </w:pPr>
      <w:r w:rsidRPr="00941771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 xml:space="preserve">Cesar G. </w:t>
      </w:r>
      <w:proofErr w:type="spellStart"/>
      <w:r w:rsidRPr="00941771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Pachón-Suescún</w:t>
      </w:r>
      <w:proofErr w:type="spellEnd"/>
      <w:r w:rsidRPr="00941771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 xml:space="preserve">, Javier O. </w:t>
      </w:r>
      <w:proofErr w:type="spellStart"/>
      <w:r w:rsidRPr="00941771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Pinzón</w:t>
      </w:r>
      <w:proofErr w:type="spellEnd"/>
      <w:r w:rsidRPr="00941771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-Arenas, Robinson Jiménez-Moreno. (2019) Detection of Scratches on Cars by Means of CNN and R-CNN</w:t>
      </w:r>
    </w:p>
    <w:p w14:paraId="48B549F6" w14:textId="157E4233" w:rsidR="00471675" w:rsidRPr="00941771" w:rsidRDefault="00471675">
      <w:pPr>
        <w:ind w:left="567" w:hanging="567"/>
        <w:rPr>
          <w:rFonts w:ascii="Times New Roman" w:eastAsia="Phetsarath OT" w:hAnsi="Times New Roman" w:cs="Times New Roman"/>
          <w:sz w:val="24"/>
          <w:szCs w:val="24"/>
          <w:lang w:val="en-US" w:bidi="lo-LA"/>
        </w:rPr>
        <w:pPrChange w:id="509" w:author="Bounleuth VONGMANY" w:date="2020-10-04T16:26:00Z">
          <w:pPr/>
        </w:pPrChange>
      </w:pPr>
      <w:r w:rsidRPr="00941771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Zhong-</w:t>
      </w:r>
      <w:proofErr w:type="spellStart"/>
      <w:r w:rsidRPr="00941771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Qiu</w:t>
      </w:r>
      <w:proofErr w:type="spellEnd"/>
      <w:r w:rsidRPr="00941771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 xml:space="preserve"> Zhao, Member, Peng Zheng,</w:t>
      </w:r>
      <w:r w:rsidR="008C2251" w:rsidRPr="00941771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 xml:space="preserve"> </w:t>
      </w:r>
      <w:r w:rsidRPr="00941771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Shou-</w:t>
      </w:r>
      <w:proofErr w:type="spellStart"/>
      <w:r w:rsidRPr="00941771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tao</w:t>
      </w:r>
      <w:proofErr w:type="spellEnd"/>
      <w:r w:rsidRPr="00941771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 xml:space="preserve"> Xu, and </w:t>
      </w:r>
      <w:proofErr w:type="spellStart"/>
      <w:r w:rsidRPr="00941771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Xindong</w:t>
      </w:r>
      <w:proofErr w:type="spellEnd"/>
      <w:r w:rsidRPr="00941771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 xml:space="preserve"> Wu </w:t>
      </w:r>
      <w:r w:rsidR="008C2251" w:rsidRPr="00941771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 xml:space="preserve">(2019) </w:t>
      </w:r>
      <w:r w:rsidRPr="00941771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Object Detection with Deep Learning</w:t>
      </w:r>
    </w:p>
    <w:p w14:paraId="27BE5C6C" w14:textId="0FB57815" w:rsidR="008C2251" w:rsidRPr="00941771" w:rsidRDefault="00FE7C1A">
      <w:pPr>
        <w:ind w:left="567" w:hanging="567"/>
        <w:rPr>
          <w:rFonts w:ascii="Times New Roman" w:eastAsia="Phetsarath OT" w:hAnsi="Times New Roman" w:cs="Times New Roman"/>
          <w:sz w:val="24"/>
          <w:szCs w:val="24"/>
          <w:lang w:val="en-US" w:bidi="lo-LA"/>
        </w:rPr>
        <w:pPrChange w:id="510" w:author="Bounleuth VONGMANY" w:date="2020-10-04T16:26:00Z">
          <w:pPr/>
        </w:pPrChange>
      </w:pPr>
      <w:proofErr w:type="spellStart"/>
      <w:r w:rsidRPr="00941771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Natthapat.</w:t>
      </w:r>
      <w:r w:rsidR="00DE78BE" w:rsidRPr="00941771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s</w:t>
      </w:r>
      <w:proofErr w:type="spellEnd"/>
      <w:r w:rsidRPr="00941771">
        <w:rPr>
          <w:rFonts w:ascii="Times New Roman" w:eastAsia="Phetsarath OT" w:hAnsi="Times New Roman" w:cs="Times New Roman"/>
          <w:sz w:val="24"/>
          <w:szCs w:val="24"/>
          <w:cs/>
          <w:lang w:val="en-US" w:bidi="lo-LA"/>
        </w:rPr>
        <w:t xml:space="preserve"> </w:t>
      </w:r>
      <w:r w:rsidRPr="00941771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(2019) Traffic Signs Detection System by Using Deep Learning</w:t>
      </w:r>
    </w:p>
    <w:p w14:paraId="5B5E1268" w14:textId="39371AE0" w:rsidR="00DE78BE" w:rsidRPr="00941771" w:rsidRDefault="00DE78BE">
      <w:pPr>
        <w:ind w:left="567" w:hanging="567"/>
        <w:rPr>
          <w:rFonts w:ascii="Times New Roman" w:eastAsia="Phetsarath OT" w:hAnsi="Times New Roman" w:cs="Times New Roman"/>
          <w:sz w:val="24"/>
          <w:szCs w:val="24"/>
          <w:lang w:val="en-US" w:bidi="lo-LA"/>
        </w:rPr>
        <w:pPrChange w:id="511" w:author="Bounleuth VONGMANY" w:date="2020-10-04T16:26:00Z">
          <w:pPr/>
        </w:pPrChange>
      </w:pPr>
      <w:proofErr w:type="spellStart"/>
      <w:r w:rsidRPr="00941771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Santisuk.J</w:t>
      </w:r>
      <w:proofErr w:type="spellEnd"/>
      <w:r w:rsidRPr="00941771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 xml:space="preserve"> (2020) Elephant Detector by computer vision</w:t>
      </w:r>
    </w:p>
    <w:p w14:paraId="0015532C" w14:textId="16ACD61C" w:rsidR="00341F08" w:rsidRPr="00341F08" w:rsidRDefault="00EE7217">
      <w:pPr>
        <w:ind w:left="567" w:hanging="567"/>
        <w:rPr>
          <w:rFonts w:ascii="Times New Roman" w:eastAsia="Phetsarath OT" w:hAnsi="Times New Roman" w:cs="DokChampa"/>
          <w:sz w:val="24"/>
          <w:szCs w:val="24"/>
          <w:cs/>
          <w:lang w:val="en-US" w:bidi="lo-LA"/>
        </w:rPr>
        <w:pPrChange w:id="512" w:author="Bounleuth VONGMANY" w:date="2020-10-04T16:26:00Z">
          <w:pPr/>
        </w:pPrChange>
      </w:pPr>
      <w:r w:rsidRPr="00941771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 xml:space="preserve">Joseph Redmon, Santosh </w:t>
      </w:r>
      <w:proofErr w:type="spellStart"/>
      <w:r w:rsidRPr="00941771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Divvala</w:t>
      </w:r>
      <w:proofErr w:type="spellEnd"/>
      <w:r w:rsidRPr="00941771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 xml:space="preserve">, Ross </w:t>
      </w:r>
      <w:proofErr w:type="spellStart"/>
      <w:r w:rsidRPr="00941771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Girshick</w:t>
      </w:r>
      <w:proofErr w:type="spellEnd"/>
      <w:r w:rsidRPr="00941771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, Ali Farhadi. (2016) Real-Time Object Detection</w:t>
      </w:r>
    </w:p>
    <w:sectPr w:rsidR="00341F08" w:rsidRPr="00341F08" w:rsidSect="000D1A53">
      <w:footerReference w:type="default" r:id="rId16"/>
      <w:pgSz w:w="11906" w:h="16838" w:code="9"/>
      <w:pgMar w:top="1418" w:right="1418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99384A1" w14:textId="77777777" w:rsidR="00461FCA" w:rsidRDefault="00461FCA" w:rsidP="00984156">
      <w:pPr>
        <w:spacing w:after="0" w:line="240" w:lineRule="auto"/>
      </w:pPr>
      <w:r>
        <w:separator/>
      </w:r>
    </w:p>
  </w:endnote>
  <w:endnote w:type="continuationSeparator" w:id="0">
    <w:p w14:paraId="3EAE5565" w14:textId="77777777" w:rsidR="00461FCA" w:rsidRDefault="00461FCA" w:rsidP="009841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Phetsarath OT">
    <w:panose1 w:val="02000500000000000001"/>
    <w:charset w:val="81"/>
    <w:family w:val="auto"/>
    <w:pitch w:val="variable"/>
    <w:sig w:usb0="F7FFAEFF" w:usb1="FBDFFFFF" w:usb2="1FFBFFFF" w:usb3="00000000" w:csb0="803F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okChampa">
    <w:panose1 w:val="020B0604020202020204"/>
    <w:charset w:val="00"/>
    <w:family w:val="swiss"/>
    <w:pitch w:val="variable"/>
    <w:sig w:usb0="83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4545CB4" w14:textId="77777777" w:rsidR="0031732E" w:rsidRDefault="0031732E">
    <w:pPr>
      <w:pStyle w:val="Footer"/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2</w:t>
    </w:r>
    <w:r>
      <w:rPr>
        <w:caps/>
        <w:noProof/>
        <w:color w:val="4472C4" w:themeColor="accent1"/>
      </w:rPr>
      <w:fldChar w:fldCharType="end"/>
    </w:r>
  </w:p>
  <w:p w14:paraId="5FE3F05E" w14:textId="77777777" w:rsidR="0031732E" w:rsidRDefault="0031732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FF3C42C" w14:textId="77777777" w:rsidR="00461FCA" w:rsidRDefault="00461FCA" w:rsidP="00984156">
      <w:pPr>
        <w:spacing w:after="0" w:line="240" w:lineRule="auto"/>
      </w:pPr>
      <w:r>
        <w:separator/>
      </w:r>
    </w:p>
  </w:footnote>
  <w:footnote w:type="continuationSeparator" w:id="0">
    <w:p w14:paraId="50FB4037" w14:textId="77777777" w:rsidR="00461FCA" w:rsidRDefault="00461FCA" w:rsidP="0098415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4F3AC9"/>
    <w:multiLevelType w:val="hybridMultilevel"/>
    <w:tmpl w:val="E7DEB2C0"/>
    <w:lvl w:ilvl="0" w:tplc="4809000D">
      <w:start w:val="1"/>
      <w:numFmt w:val="bullet"/>
      <w:lvlText w:val=""/>
      <w:lvlJc w:val="left"/>
      <w:pPr>
        <w:ind w:left="810" w:hanging="360"/>
      </w:pPr>
      <w:rPr>
        <w:rFonts w:ascii="Wingdings" w:hAnsi="Wingdings" w:hint="default"/>
      </w:rPr>
    </w:lvl>
    <w:lvl w:ilvl="1" w:tplc="48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1" w15:restartNumberingAfterBreak="0">
    <w:nsid w:val="2EA81764"/>
    <w:multiLevelType w:val="hybridMultilevel"/>
    <w:tmpl w:val="2FF65BF8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32971B6"/>
    <w:multiLevelType w:val="hybridMultilevel"/>
    <w:tmpl w:val="36D6FF08"/>
    <w:lvl w:ilvl="0" w:tplc="9B36EBEC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Phetsarath OT" w:hAnsi="Phetsarath OT" w:hint="default"/>
      </w:rPr>
    </w:lvl>
    <w:lvl w:ilvl="1" w:tplc="4FD031E0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Phetsarath OT" w:hAnsi="Phetsarath OT" w:hint="default"/>
      </w:rPr>
    </w:lvl>
    <w:lvl w:ilvl="2" w:tplc="BBAE70A6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Phetsarath OT" w:hAnsi="Phetsarath OT" w:hint="default"/>
      </w:rPr>
    </w:lvl>
    <w:lvl w:ilvl="3" w:tplc="33CEAF16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Phetsarath OT" w:hAnsi="Phetsarath OT" w:hint="default"/>
      </w:rPr>
    </w:lvl>
    <w:lvl w:ilvl="4" w:tplc="5D90BEFE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Phetsarath OT" w:hAnsi="Phetsarath OT" w:hint="default"/>
      </w:rPr>
    </w:lvl>
    <w:lvl w:ilvl="5" w:tplc="93548CF8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Phetsarath OT" w:hAnsi="Phetsarath OT" w:hint="default"/>
      </w:rPr>
    </w:lvl>
    <w:lvl w:ilvl="6" w:tplc="AE5EE8BC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Phetsarath OT" w:hAnsi="Phetsarath OT" w:hint="default"/>
      </w:rPr>
    </w:lvl>
    <w:lvl w:ilvl="7" w:tplc="2FA4F08A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Phetsarath OT" w:hAnsi="Phetsarath OT" w:hint="default"/>
      </w:rPr>
    </w:lvl>
    <w:lvl w:ilvl="8" w:tplc="6F98A2FA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Phetsarath OT" w:hAnsi="Phetsarath OT" w:hint="default"/>
      </w:rPr>
    </w:lvl>
  </w:abstractNum>
  <w:abstractNum w:abstractNumId="3" w15:restartNumberingAfterBreak="0">
    <w:nsid w:val="7132564A"/>
    <w:multiLevelType w:val="hybridMultilevel"/>
    <w:tmpl w:val="3C501D96"/>
    <w:lvl w:ilvl="0" w:tplc="4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3677CF9"/>
    <w:multiLevelType w:val="multilevel"/>
    <w:tmpl w:val="F97A726A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b/>
        <w:bCs/>
        <w:sz w:val="28"/>
        <w:szCs w:val="28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ascii="Times New Roman" w:hAnsi="Times New Roman" w:cs="Times New Roman" w:hint="default"/>
        <w:b/>
        <w:bCs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2"/>
  </w:num>
  <w:num w:numId="5">
    <w:abstractNumId w:val="3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Bounleuth VONGMANY">
    <w15:presenceInfo w15:providerId="Windows Live" w15:userId="ef59c0af22dc8713"/>
  </w15:person>
  <w15:person w15:author="Da xiong">
    <w15:presenceInfo w15:providerId="Windows Live" w15:userId="7a83ad0c15143d1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6E85"/>
    <w:rsid w:val="00013530"/>
    <w:rsid w:val="00022041"/>
    <w:rsid w:val="000319DB"/>
    <w:rsid w:val="00037AB4"/>
    <w:rsid w:val="00043CB5"/>
    <w:rsid w:val="00043E2E"/>
    <w:rsid w:val="00056068"/>
    <w:rsid w:val="000735C6"/>
    <w:rsid w:val="00077550"/>
    <w:rsid w:val="000A5F23"/>
    <w:rsid w:val="000B4A8D"/>
    <w:rsid w:val="000B75BD"/>
    <w:rsid w:val="000D1A53"/>
    <w:rsid w:val="000F5BE0"/>
    <w:rsid w:val="001241AB"/>
    <w:rsid w:val="00163C1C"/>
    <w:rsid w:val="00175665"/>
    <w:rsid w:val="00183C40"/>
    <w:rsid w:val="001B344F"/>
    <w:rsid w:val="002061A2"/>
    <w:rsid w:val="002275B4"/>
    <w:rsid w:val="0024170D"/>
    <w:rsid w:val="0024480D"/>
    <w:rsid w:val="0026080B"/>
    <w:rsid w:val="0028248C"/>
    <w:rsid w:val="00285BBF"/>
    <w:rsid w:val="002A150E"/>
    <w:rsid w:val="002E22AA"/>
    <w:rsid w:val="0031732E"/>
    <w:rsid w:val="00327BDC"/>
    <w:rsid w:val="00341F08"/>
    <w:rsid w:val="003A1006"/>
    <w:rsid w:val="003A11BC"/>
    <w:rsid w:val="003A2135"/>
    <w:rsid w:val="003B64EB"/>
    <w:rsid w:val="003D1E5F"/>
    <w:rsid w:val="003E15E1"/>
    <w:rsid w:val="003E54EE"/>
    <w:rsid w:val="003F0C45"/>
    <w:rsid w:val="00406EA8"/>
    <w:rsid w:val="004106B5"/>
    <w:rsid w:val="00433A13"/>
    <w:rsid w:val="00433EAD"/>
    <w:rsid w:val="00441766"/>
    <w:rsid w:val="00461FCA"/>
    <w:rsid w:val="00471675"/>
    <w:rsid w:val="004A579F"/>
    <w:rsid w:val="004C49B9"/>
    <w:rsid w:val="004D0026"/>
    <w:rsid w:val="004D6C1B"/>
    <w:rsid w:val="005041DD"/>
    <w:rsid w:val="00527C2A"/>
    <w:rsid w:val="0053297D"/>
    <w:rsid w:val="00545CED"/>
    <w:rsid w:val="0055369A"/>
    <w:rsid w:val="0056488C"/>
    <w:rsid w:val="00575CE1"/>
    <w:rsid w:val="005B544E"/>
    <w:rsid w:val="005B604A"/>
    <w:rsid w:val="005D3CAC"/>
    <w:rsid w:val="005F4EE5"/>
    <w:rsid w:val="00627E1C"/>
    <w:rsid w:val="00654A5E"/>
    <w:rsid w:val="00667315"/>
    <w:rsid w:val="00667956"/>
    <w:rsid w:val="00684C0B"/>
    <w:rsid w:val="00685CA9"/>
    <w:rsid w:val="0069046C"/>
    <w:rsid w:val="006A71AB"/>
    <w:rsid w:val="006C41A0"/>
    <w:rsid w:val="006E33A7"/>
    <w:rsid w:val="006F1109"/>
    <w:rsid w:val="006F3A6E"/>
    <w:rsid w:val="00714D14"/>
    <w:rsid w:val="0074100E"/>
    <w:rsid w:val="00772F92"/>
    <w:rsid w:val="00795757"/>
    <w:rsid w:val="007A1254"/>
    <w:rsid w:val="007A53E3"/>
    <w:rsid w:val="007E05A2"/>
    <w:rsid w:val="007F6E85"/>
    <w:rsid w:val="008060D6"/>
    <w:rsid w:val="00814629"/>
    <w:rsid w:val="008438B7"/>
    <w:rsid w:val="00855DD9"/>
    <w:rsid w:val="008A41CE"/>
    <w:rsid w:val="008A7DF8"/>
    <w:rsid w:val="008B6A1B"/>
    <w:rsid w:val="008C2251"/>
    <w:rsid w:val="008C6B1C"/>
    <w:rsid w:val="008D5139"/>
    <w:rsid w:val="008E1392"/>
    <w:rsid w:val="008E7795"/>
    <w:rsid w:val="008F618D"/>
    <w:rsid w:val="00915363"/>
    <w:rsid w:val="00916591"/>
    <w:rsid w:val="00922E37"/>
    <w:rsid w:val="00941771"/>
    <w:rsid w:val="0096409C"/>
    <w:rsid w:val="00973467"/>
    <w:rsid w:val="00984156"/>
    <w:rsid w:val="00992753"/>
    <w:rsid w:val="009A673B"/>
    <w:rsid w:val="009D317E"/>
    <w:rsid w:val="009F17A6"/>
    <w:rsid w:val="009F192F"/>
    <w:rsid w:val="00A32E5C"/>
    <w:rsid w:val="00A476DD"/>
    <w:rsid w:val="00A90965"/>
    <w:rsid w:val="00A944E5"/>
    <w:rsid w:val="00AB2066"/>
    <w:rsid w:val="00AB3D1F"/>
    <w:rsid w:val="00AF22A9"/>
    <w:rsid w:val="00B43161"/>
    <w:rsid w:val="00BA07AC"/>
    <w:rsid w:val="00BA56E3"/>
    <w:rsid w:val="00BB0F64"/>
    <w:rsid w:val="00BC1B99"/>
    <w:rsid w:val="00BC44EA"/>
    <w:rsid w:val="00BE6D19"/>
    <w:rsid w:val="00C67C59"/>
    <w:rsid w:val="00CA3F36"/>
    <w:rsid w:val="00CB7640"/>
    <w:rsid w:val="00CC30AA"/>
    <w:rsid w:val="00CC53BC"/>
    <w:rsid w:val="00CD2D3A"/>
    <w:rsid w:val="00D151CC"/>
    <w:rsid w:val="00D23594"/>
    <w:rsid w:val="00D27C05"/>
    <w:rsid w:val="00D42AD1"/>
    <w:rsid w:val="00D47F91"/>
    <w:rsid w:val="00D9248F"/>
    <w:rsid w:val="00DA79B5"/>
    <w:rsid w:val="00DB0A2C"/>
    <w:rsid w:val="00DC28D3"/>
    <w:rsid w:val="00DC3A07"/>
    <w:rsid w:val="00DC7E82"/>
    <w:rsid w:val="00DE78BE"/>
    <w:rsid w:val="00E17470"/>
    <w:rsid w:val="00E235BF"/>
    <w:rsid w:val="00E529D1"/>
    <w:rsid w:val="00E85144"/>
    <w:rsid w:val="00EA328B"/>
    <w:rsid w:val="00EB2F94"/>
    <w:rsid w:val="00ED6752"/>
    <w:rsid w:val="00EE7217"/>
    <w:rsid w:val="00F030AD"/>
    <w:rsid w:val="00F1072C"/>
    <w:rsid w:val="00F40672"/>
    <w:rsid w:val="00FB13D6"/>
    <w:rsid w:val="00FE2CA3"/>
    <w:rsid w:val="00FE476A"/>
    <w:rsid w:val="00FE758A"/>
    <w:rsid w:val="00FE75CC"/>
    <w:rsid w:val="00FE7C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64CC0E"/>
  <w15:chartTrackingRefBased/>
  <w15:docId w15:val="{C5D925B9-E961-440A-995B-C91B3002E7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F6E8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8415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84156"/>
  </w:style>
  <w:style w:type="paragraph" w:styleId="Footer">
    <w:name w:val="footer"/>
    <w:basedOn w:val="Normal"/>
    <w:link w:val="FooterChar"/>
    <w:uiPriority w:val="99"/>
    <w:unhideWhenUsed/>
    <w:rsid w:val="0098415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84156"/>
  </w:style>
  <w:style w:type="paragraph" w:styleId="BalloonText">
    <w:name w:val="Balloon Text"/>
    <w:basedOn w:val="Normal"/>
    <w:link w:val="BalloonTextChar"/>
    <w:uiPriority w:val="99"/>
    <w:semiHidden/>
    <w:unhideWhenUsed/>
    <w:rsid w:val="00A944E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944E5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6499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200753">
          <w:marLeft w:val="198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533759">
          <w:marLeft w:val="198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microsoft.com/office/2011/relationships/people" Target="peop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66C45A-C71A-4793-85F9-771268E4CE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1310</Words>
  <Characters>7470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 xiong</dc:creator>
  <cp:keywords/>
  <dc:description/>
  <cp:lastModifiedBy>Da xiong</cp:lastModifiedBy>
  <cp:revision>2</cp:revision>
  <dcterms:created xsi:type="dcterms:W3CDTF">2020-10-04T09:53:00Z</dcterms:created>
  <dcterms:modified xsi:type="dcterms:W3CDTF">2020-10-04T09:53:00Z</dcterms:modified>
</cp:coreProperties>
</file>